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fontTable.xml" ContentType="application/vnd.openxmlformats-officedocument.wordprocessingml.fontTable+xml"/>
  <Override PartName="/word/header7.xml" ContentType="application/vnd.openxmlformats-officedocument.wordprocessingml.header+xml"/>
  <Override PartName="/word/_rels/document.xml.rels" ContentType="application/vnd.openxmlformats-package.relationships+xml"/>
  <Override PartName="/word/header6.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10.jpeg" ContentType="image/jpeg"/>
  <Override PartName="/word/media/image11.jpeg" ContentType="image/jpe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9.jpeg" ContentType="image/jpeg"/>
  <Override PartName="/word/media/image12.png" ContentType="image/png"/>
  <Override PartName="/word/media/image13.png" ContentType="image/png"/>
  <Override PartName="/word/media/image14.png" ContentType="image/pn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bCs/>
          <w:szCs w:val="24"/>
        </w:rPr>
      </w:pPr>
      <w:r>
        <w:rPr>
          <w:b/>
          <w:bCs/>
          <w:szCs w:val="24"/>
        </w:rPr>
        <w:t>INSTITUTO FEDERAL DO PARANÁ</w:t>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t>LEONARDO QUEIROGA RAMIREZ</w:t>
      </w:r>
    </w:p>
    <w:p>
      <w:pPr>
        <w:pStyle w:val="Normal"/>
        <w:spacing w:lineRule="auto" w:line="360"/>
        <w:jc w:val="center"/>
        <w:rPr>
          <w:b/>
          <w:b/>
          <w:bCs/>
          <w:szCs w:val="24"/>
        </w:rPr>
      </w:pPr>
      <w:r>
        <w:rPr>
          <w:b/>
          <w:bCs/>
          <w:szCs w:val="24"/>
        </w:rPr>
        <w:t>MAICKEL PIRCHINER DA COSTA</w:t>
      </w:r>
    </w:p>
    <w:p>
      <w:pPr>
        <w:pStyle w:val="Normal"/>
        <w:spacing w:lineRule="auto" w:line="360"/>
        <w:jc w:val="center"/>
        <w:rPr>
          <w:b/>
          <w:b/>
          <w:bCs/>
          <w:color w:val="FF0000"/>
          <w:szCs w:val="24"/>
        </w:rPr>
      </w:pPr>
      <w:r>
        <w:rPr>
          <w:b/>
          <w:bCs/>
          <w:color w:val="FF0000"/>
          <w:szCs w:val="24"/>
        </w:rPr>
      </w:r>
    </w:p>
    <w:p>
      <w:pPr>
        <w:pStyle w:val="Normal"/>
        <w:spacing w:lineRule="auto" w:line="360"/>
        <w:jc w:val="center"/>
        <w:rPr>
          <w:b/>
          <w:b/>
          <w:bCs/>
          <w:color w:val="FF0000"/>
          <w:szCs w:val="24"/>
        </w:rPr>
      </w:pPr>
      <w:r>
        <w:rPr>
          <w:b/>
          <w:bCs/>
          <w:color w:val="FF0000"/>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b/>
          <w:b/>
          <w:szCs w:val="24"/>
        </w:rPr>
      </w:pPr>
      <w:r>
        <w:rPr>
          <w:b/>
          <w:szCs w:val="24"/>
        </w:rPr>
      </w:r>
    </w:p>
    <w:p>
      <w:pPr>
        <w:pStyle w:val="Normal"/>
        <w:spacing w:lineRule="auto" w:line="36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Western"/>
        <w:spacing w:lineRule="auto" w:line="276" w:before="0" w:after="0"/>
        <w:jc w:val="center"/>
        <w:rPr>
          <w:b/>
          <w:b/>
          <w:bCs/>
        </w:rPr>
      </w:pPr>
      <w:r>
        <w:rPr>
          <w:b/>
          <w:bCs/>
        </w:rPr>
        <w:t>APLICATIVO PARA ORGANIZAÇÃO DE PARTIDAS ESPORTIVAS JOGA JUNTO</w:t>
      </w:r>
    </w:p>
    <w:p>
      <w:pPr>
        <w:pStyle w:val="Western"/>
        <w:spacing w:lineRule="auto" w:line="276" w:before="0" w:after="0"/>
        <w:rPr>
          <w:b/>
          <w:b/>
          <w:bCs/>
        </w:rPr>
      </w:pPr>
      <w:r>
        <w:rPr>
          <w:b/>
          <w:bCs/>
        </w:rPr>
      </w:r>
    </w:p>
    <w:p>
      <w:pPr>
        <w:pStyle w:val="Western"/>
        <w:spacing w:lineRule="auto" w:line="276" w:before="0" w:after="0"/>
        <w:rPr/>
      </w:pPr>
      <w:r>
        <w:rPr/>
      </w:r>
    </w:p>
    <w:p>
      <w:pPr>
        <w:pStyle w:val="Normal"/>
        <w:spacing w:lineRule="auto" w:line="360"/>
        <w:jc w:val="center"/>
        <w:rPr>
          <w:szCs w:val="24"/>
        </w:rPr>
      </w:pPr>
      <w:r>
        <w:rPr>
          <w:szCs w:val="24"/>
        </w:rPr>
      </w:r>
    </w:p>
    <w:p>
      <w:pPr>
        <w:pStyle w:val="Normal"/>
        <w:spacing w:lineRule="auto" w:line="360"/>
        <w:ind w:left="4536" w:hanging="0"/>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jc w:val="center"/>
        <w:rPr>
          <w:szCs w:val="24"/>
        </w:rPr>
      </w:pPr>
      <w:r>
        <w:rPr>
          <w:szCs w:val="24"/>
        </w:rPr>
        <w:t>FOZ DO IGUAÇU, PR</w:t>
      </w:r>
    </w:p>
    <w:p>
      <w:pPr>
        <w:sectPr>
          <w:headerReference w:type="default" r:id="rId2"/>
          <w:type w:val="nextPage"/>
          <w:pgSz w:w="11906" w:h="16838"/>
          <w:pgMar w:left="1701" w:right="1134" w:header="0" w:top="1701" w:footer="0" w:bottom="1134" w:gutter="0"/>
          <w:pgNumType w:fmt="decimal"/>
          <w:formProt w:val="false"/>
          <w:textDirection w:val="lrTb"/>
          <w:docGrid w:type="default" w:linePitch="360" w:charSpace="4294960537"/>
        </w:sectPr>
        <w:pStyle w:val="Normal"/>
        <w:jc w:val="center"/>
        <w:rPr>
          <w:b/>
          <w:b/>
          <w:bCs/>
          <w:szCs w:val="24"/>
        </w:rPr>
      </w:pPr>
      <w:r>
        <w:rPr>
          <w:szCs w:val="24"/>
        </w:rPr>
        <w:t>2019</w:t>
      </w:r>
    </w:p>
    <w:p>
      <w:pPr>
        <w:pStyle w:val="Normal"/>
        <w:spacing w:lineRule="auto" w:line="360"/>
        <w:jc w:val="center"/>
        <w:rPr>
          <w:b/>
          <w:b/>
          <w:bCs/>
          <w:szCs w:val="24"/>
        </w:rPr>
      </w:pPr>
      <w:r>
        <w:rPr>
          <w:b/>
          <w:bCs/>
          <w:szCs w:val="24"/>
        </w:rPr>
        <w:t>LEONARDO QUEIROGA RAMIREZ</w:t>
      </w:r>
    </w:p>
    <w:p>
      <w:pPr>
        <w:pStyle w:val="Normal"/>
        <w:spacing w:lineRule="auto" w:line="360"/>
        <w:jc w:val="center"/>
        <w:rPr>
          <w:b/>
          <w:b/>
          <w:bCs/>
          <w:szCs w:val="24"/>
        </w:rPr>
      </w:pPr>
      <w:r>
        <w:rPr>
          <w:b/>
          <w:bCs/>
          <w:szCs w:val="24"/>
        </w:rPr>
        <w:t>MAICKEL PIRCHINER DA COSTA</w:t>
      </w:r>
    </w:p>
    <w:p>
      <w:pPr>
        <w:pStyle w:val="Normal"/>
        <w:spacing w:lineRule="auto" w:line="360"/>
        <w:jc w:val="center"/>
        <w:rPr>
          <w:szCs w:val="24"/>
        </w:rPr>
      </w:pPr>
      <w:r>
        <w:rPr>
          <w:szCs w:val="24"/>
        </w:rPr>
        <w:br/>
        <w:b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pPr>
      <w:r>
        <w:rPr/>
      </w:r>
      <w:bookmarkStart w:id="0" w:name="__DdeLink__108_1694301070"/>
      <w:bookmarkStart w:id="1" w:name="__DdeLink__108_1694301070"/>
      <w:bookmarkEnd w:id="1"/>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Western"/>
        <w:spacing w:lineRule="auto" w:line="276" w:before="0" w:after="0"/>
        <w:jc w:val="center"/>
        <w:rPr>
          <w:b/>
          <w:b/>
          <w:bCs/>
        </w:rPr>
      </w:pPr>
      <w:r>
        <w:rPr>
          <w:b/>
          <w:bCs/>
        </w:rPr>
        <w:t>APLICATIVO PARA ORGANIZAÇÃO DE PARTIDAS ESPORTIVAS JOGA JUNTO</w:t>
        <w:br/>
        <w:br/>
        <w:br/>
      </w:r>
    </w:p>
    <w:p>
      <w:pPr>
        <w:pStyle w:val="Normal"/>
        <w:spacing w:lineRule="auto" w:line="360"/>
        <w:ind w:left="4536" w:hanging="0"/>
        <w:rPr>
          <w:b/>
          <w:b/>
          <w:szCs w:val="24"/>
        </w:rPr>
      </w:pPr>
      <w:r>
        <w:rPr>
          <w:b/>
          <w:szCs w:val="24"/>
        </w:rPr>
      </w:r>
    </w:p>
    <w:p>
      <w:pPr>
        <w:pStyle w:val="Normal"/>
        <w:spacing w:lineRule="auto" w:line="360"/>
        <w:ind w:left="4536" w:hanging="0"/>
        <w:rPr>
          <w:b/>
          <w:b/>
          <w:szCs w:val="24"/>
        </w:rPr>
      </w:pPr>
      <w:r>
        <w:rPr>
          <w:b/>
          <w:szCs w:val="24"/>
        </w:rPr>
      </w:r>
    </w:p>
    <w:p>
      <w:pPr>
        <w:pStyle w:val="Normal"/>
        <w:ind w:left="4536" w:hanging="0"/>
        <w:rPr>
          <w:szCs w:val="24"/>
        </w:rPr>
      </w:pPr>
      <w:r>
        <w:rPr>
          <w:szCs w:val="24"/>
        </w:rPr>
        <w:t>Documentação do Projeto Integrador apresentado ao curso Tecnólogo em Análise e Desenvolvimento de Sistemas como requisito parcial de avaliação.</w:t>
      </w:r>
    </w:p>
    <w:p>
      <w:pPr>
        <w:pStyle w:val="Normal"/>
        <w:ind w:left="4536" w:hanging="0"/>
        <w:rPr>
          <w:szCs w:val="24"/>
        </w:rPr>
      </w:pPr>
      <w:r>
        <w:rPr>
          <w:szCs w:val="24"/>
        </w:rPr>
      </w:r>
    </w:p>
    <w:p>
      <w:pPr>
        <w:pStyle w:val="Normal"/>
        <w:ind w:left="4536" w:hanging="0"/>
        <w:rPr>
          <w:szCs w:val="24"/>
        </w:rPr>
      </w:pPr>
      <w:r>
        <w:rPr>
          <w:szCs w:val="24"/>
        </w:rPr>
      </w:r>
    </w:p>
    <w:p>
      <w:pPr>
        <w:pStyle w:val="Normal"/>
        <w:ind w:left="4536" w:hanging="0"/>
        <w:rPr>
          <w:szCs w:val="24"/>
        </w:rPr>
      </w:pPr>
      <w:r>
        <w:rPr>
          <w:szCs w:val="24"/>
        </w:rPr>
        <w:t xml:space="preserve">Orientadores: </w:t>
      </w:r>
    </w:p>
    <w:p>
      <w:pPr>
        <w:pStyle w:val="Normal"/>
        <w:ind w:left="4536" w:hanging="0"/>
        <w:rPr>
          <w:szCs w:val="24"/>
        </w:rPr>
      </w:pPr>
      <w:r>
        <w:rPr>
          <w:szCs w:val="24"/>
        </w:rPr>
        <w:t>Marcela Turim Koschevic</w:t>
      </w:r>
    </w:p>
    <w:p>
      <w:pPr>
        <w:pStyle w:val="Normal"/>
        <w:ind w:left="4536" w:hanging="0"/>
        <w:rPr>
          <w:szCs w:val="24"/>
        </w:rPr>
      </w:pPr>
      <w:r>
        <w:rPr>
          <w:szCs w:val="24"/>
        </w:rPr>
        <w:t>Nelson Nunes André Junior</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jc w:val="center"/>
        <w:rPr>
          <w:szCs w:val="24"/>
        </w:rPr>
      </w:pPr>
      <w:r>
        <w:rPr>
          <w:szCs w:val="24"/>
        </w:rPr>
      </w:r>
    </w:p>
    <w:p>
      <w:pPr>
        <w:pStyle w:val="Normal"/>
        <w:jc w:val="center"/>
        <w:rPr>
          <w:szCs w:val="24"/>
        </w:rPr>
      </w:pPr>
      <w:r>
        <w:rPr>
          <w:szCs w:val="24"/>
        </w:rPr>
        <w:br/>
      </w:r>
    </w:p>
    <w:p>
      <w:pPr>
        <w:pStyle w:val="Normal"/>
        <w:jc w:val="center"/>
        <w:rPr>
          <w:szCs w:val="24"/>
        </w:rPr>
      </w:pPr>
      <w:r>
        <w:rPr>
          <w:szCs w:val="24"/>
        </w:rPr>
        <w:t>FOZ DO IGUAÇU, PR</w:t>
      </w:r>
    </w:p>
    <w:p>
      <w:pPr>
        <w:pStyle w:val="Normal"/>
        <w:jc w:val="center"/>
        <w:rPr>
          <w:b/>
          <w:b/>
        </w:rPr>
      </w:pPr>
      <w:r>
        <w:rPr>
          <w:szCs w:val="24"/>
        </w:rPr>
        <w:t>2019</w:t>
      </w:r>
    </w:p>
    <w:p>
      <w:pPr>
        <w:pStyle w:val="Normal"/>
        <w:spacing w:lineRule="auto" w:line="360"/>
        <w:jc w:val="center"/>
        <w:rPr>
          <w:b/>
          <w:b/>
          <w:szCs w:val="24"/>
        </w:rPr>
      </w:pPr>
      <w:r>
        <w:rPr>
          <w:b/>
        </w:rPr>
        <w:t>FOLHA DE APROVAÇÃO</w:t>
      </w:r>
    </w:p>
    <w:p>
      <w:pPr>
        <w:pStyle w:val="Normal"/>
        <w:jc w:val="center"/>
        <w:rPr>
          <w:b/>
          <w:b/>
          <w:szCs w:val="24"/>
        </w:rPr>
      </w:pPr>
      <w:r>
        <w:rPr>
          <w:b/>
          <w:szCs w:val="24"/>
        </w:rPr>
      </w:r>
    </w:p>
    <w:p>
      <w:pPr>
        <w:pStyle w:val="Normal"/>
        <w:jc w:val="center"/>
        <w:rPr>
          <w:b/>
          <w:b/>
          <w:szCs w:val="24"/>
        </w:rPr>
      </w:pPr>
      <w:r>
        <w:rPr>
          <w:b/>
          <w:szCs w:val="24"/>
        </w:rPr>
      </w:r>
    </w:p>
    <w:p>
      <w:pPr>
        <w:pStyle w:val="Normal"/>
        <w:jc w:val="center"/>
        <w:rPr>
          <w:szCs w:val="24"/>
        </w:rPr>
      </w:pPr>
      <w:r>
        <w:rPr>
          <w:szCs w:val="24"/>
        </w:rPr>
      </w:r>
    </w:p>
    <w:p>
      <w:pPr>
        <w:pStyle w:val="Normal"/>
        <w:spacing w:lineRule="auto" w:line="360"/>
        <w:jc w:val="center"/>
        <w:rPr>
          <w:bCs/>
          <w:szCs w:val="24"/>
        </w:rPr>
      </w:pPr>
      <w:r>
        <w:rPr>
          <w:bCs/>
          <w:szCs w:val="24"/>
        </w:rPr>
        <w:t>LEONARDO QUEIROGA RAMIREZ</w:t>
      </w:r>
    </w:p>
    <w:p>
      <w:pPr>
        <w:pStyle w:val="Normal"/>
        <w:spacing w:lineRule="auto" w:line="360"/>
        <w:jc w:val="center"/>
        <w:rPr>
          <w:bCs/>
          <w:szCs w:val="24"/>
        </w:rPr>
      </w:pPr>
      <w:r>
        <w:rPr>
          <w:bCs/>
          <w:szCs w:val="24"/>
        </w:rPr>
        <w:t>MAICKEL PIRCHINER DA COSTA</w:t>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spacing w:lineRule="auto" w:line="360"/>
        <w:ind w:left="567" w:right="566" w:hanging="0"/>
        <w:jc w:val="center"/>
        <w:rPr>
          <w:szCs w:val="24"/>
        </w:rPr>
      </w:pPr>
      <w:r>
        <w:rPr>
          <w:szCs w:val="24"/>
        </w:rPr>
        <w:t>APLICATIVO PARA ORGANIZAÇÃO DE PARTIDAS ESPORTIVAS JOGA JUNTO</w:t>
      </w:r>
    </w:p>
    <w:p>
      <w:pPr>
        <w:pStyle w:val="Normal"/>
        <w:ind w:left="567" w:right="566" w:hanging="0"/>
        <w:jc w:val="center"/>
        <w:rPr>
          <w:szCs w:val="24"/>
        </w:rPr>
      </w:pPr>
      <w:r>
        <w:rPr>
          <w:szCs w:val="24"/>
        </w:rPr>
      </w:r>
    </w:p>
    <w:p>
      <w:pPr>
        <w:pStyle w:val="Normal"/>
        <w:ind w:left="567" w:right="566" w:hanging="0"/>
        <w:jc w:val="center"/>
        <w:rPr>
          <w:szCs w:val="24"/>
        </w:rPr>
      </w:pPr>
      <w:r>
        <w:rPr>
          <w:szCs w:val="24"/>
        </w:rPr>
      </w:r>
    </w:p>
    <w:p>
      <w:pPr>
        <w:pStyle w:val="Normal"/>
        <w:ind w:left="567" w:right="566" w:hanging="0"/>
        <w:jc w:val="center"/>
        <w:rPr>
          <w:szCs w:val="24"/>
        </w:rPr>
      </w:pPr>
      <w:r>
        <w:rPr>
          <w:szCs w:val="24"/>
        </w:rPr>
      </w:r>
    </w:p>
    <w:p>
      <w:pPr>
        <w:pStyle w:val="Normal"/>
        <w:ind w:left="4536" w:hanging="0"/>
        <w:rPr>
          <w:szCs w:val="24"/>
        </w:rPr>
      </w:pPr>
      <w:r>
        <w:rPr>
          <w:szCs w:val="24"/>
        </w:rPr>
        <w:t xml:space="preserve">Documentação do Projeto Integrador apresentado como requisito parcial para a obtenção do título de Tecnólogo em Análise e Desenvolvimento de Sistemas do Instituto Federal do Paraná, aprovada pela seguinte banca examinadora: </w:t>
      </w:r>
    </w:p>
    <w:p>
      <w:pPr>
        <w:pStyle w:val="Normal"/>
        <w:jc w:val="center"/>
        <w:rPr/>
      </w:pPr>
      <w:r>
        <w:rPr/>
      </w:r>
    </w:p>
    <w:p>
      <w:pPr>
        <w:pStyle w:val="Normal"/>
        <w:jc w:val="center"/>
        <w:rPr/>
      </w:pPr>
      <w:r>
        <w:rPr/>
      </w:r>
    </w:p>
    <w:p>
      <w:pPr>
        <w:pStyle w:val="Normal"/>
        <w:jc w:val="center"/>
        <w:rPr/>
      </w:pPr>
      <w:r>
        <w:rPr/>
      </w:r>
    </w:p>
    <w:p>
      <w:pPr>
        <w:pStyle w:val="Normal"/>
        <w:jc w:val="left"/>
        <w:rPr>
          <w:szCs w:val="24"/>
        </w:rPr>
      </w:pPr>
      <w:r>
        <w:rPr>
          <w:szCs w:val="24"/>
        </w:rPr>
        <w:t xml:space="preserve">Orientador(a): </w:t>
        <w:tab/>
        <w:t>Profª. Ma. Marcela Turim Koschevic</w:t>
      </w:r>
    </w:p>
    <w:p>
      <w:pPr>
        <w:pStyle w:val="Normal"/>
        <w:ind w:left="1416" w:firstLine="708"/>
        <w:jc w:val="left"/>
        <w:rPr>
          <w:szCs w:val="24"/>
        </w:rPr>
      </w:pPr>
      <w:r>
        <w:rPr>
          <w:szCs w:val="24"/>
        </w:rPr>
        <w:t>Colegiado de Informática, IFPR</w:t>
      </w:r>
    </w:p>
    <w:p>
      <w:pPr>
        <w:pStyle w:val="Normal"/>
        <w:ind w:left="1416" w:firstLine="708"/>
        <w:jc w:val="left"/>
        <w:rPr>
          <w:rFonts w:eastAsia="Arial"/>
          <w:szCs w:val="24"/>
        </w:rPr>
      </w:pPr>
      <w:r>
        <w:rPr>
          <w:rFonts w:eastAsia="Arial"/>
          <w:szCs w:val="24"/>
        </w:rPr>
      </w:r>
    </w:p>
    <w:p>
      <w:pPr>
        <w:pStyle w:val="Normal"/>
        <w:ind w:left="1416" w:firstLine="708"/>
        <w:jc w:val="left"/>
        <w:rPr>
          <w:rFonts w:eastAsia="Arial"/>
          <w:szCs w:val="24"/>
        </w:rPr>
      </w:pPr>
      <w:r>
        <w:rPr>
          <w:rFonts w:eastAsia="Arial"/>
          <w:szCs w:val="24"/>
        </w:rPr>
      </w:r>
    </w:p>
    <w:p>
      <w:pPr>
        <w:pStyle w:val="Normal"/>
        <w:ind w:left="1416" w:firstLine="708"/>
        <w:jc w:val="left"/>
        <w:rPr>
          <w:rFonts w:eastAsia="Arial"/>
          <w:szCs w:val="24"/>
        </w:rPr>
      </w:pPr>
      <w:r>
        <w:rPr>
          <w:rFonts w:eastAsia="Arial"/>
          <w:szCs w:val="24"/>
        </w:rPr>
      </w:r>
    </w:p>
    <w:p>
      <w:pPr>
        <w:pStyle w:val="Normal"/>
        <w:jc w:val="left"/>
        <w:rPr>
          <w:szCs w:val="24"/>
        </w:rPr>
      </w:pPr>
      <w:r>
        <w:rPr>
          <w:szCs w:val="24"/>
        </w:rPr>
        <w:t xml:space="preserve">Orientador(a): </w:t>
        <w:tab/>
        <w:t>Profº. Esp. Nelson Nunes André Júnior</w:t>
      </w:r>
    </w:p>
    <w:p>
      <w:pPr>
        <w:pStyle w:val="Normal"/>
        <w:ind w:left="1416" w:firstLine="708"/>
        <w:jc w:val="left"/>
        <w:rPr>
          <w:szCs w:val="24"/>
        </w:rPr>
      </w:pPr>
      <w:r>
        <w:rPr>
          <w:szCs w:val="24"/>
        </w:rPr>
        <w:t>Colegiado de Informática, IFPR</w:t>
      </w:r>
    </w:p>
    <w:p>
      <w:pPr>
        <w:pStyle w:val="Normal"/>
        <w:ind w:left="1416" w:firstLine="708"/>
        <w:jc w:val="left"/>
        <w:rPr>
          <w:rFonts w:eastAsia="Arial"/>
          <w:szCs w:val="24"/>
        </w:rPr>
      </w:pPr>
      <w:r>
        <w:rPr>
          <w:rFonts w:eastAsia="Arial"/>
          <w:szCs w:val="24"/>
        </w:rPr>
      </w:r>
    </w:p>
    <w:p>
      <w:pPr>
        <w:pStyle w:val="Normal"/>
        <w:ind w:left="1416" w:firstLine="708"/>
        <w:jc w:val="left"/>
        <w:rPr>
          <w:rFonts w:eastAsia="Arial"/>
          <w:szCs w:val="24"/>
        </w:rPr>
      </w:pPr>
      <w:r>
        <w:rPr>
          <w:rFonts w:eastAsia="Arial"/>
          <w:szCs w:val="24"/>
        </w:rPr>
      </w:r>
    </w:p>
    <w:p>
      <w:pPr>
        <w:pStyle w:val="Normal"/>
        <w:ind w:left="1416" w:firstLine="708"/>
        <w:jc w:val="left"/>
        <w:rPr>
          <w:rFonts w:eastAsia="Arial"/>
          <w:szCs w:val="24"/>
        </w:rPr>
      </w:pPr>
      <w:r>
        <w:rPr>
          <w:rFonts w:eastAsia="Arial"/>
          <w:szCs w:val="24"/>
        </w:rPr>
      </w:r>
    </w:p>
    <w:p>
      <w:pPr>
        <w:pStyle w:val="Normal"/>
        <w:jc w:val="left"/>
        <w:rPr>
          <w:szCs w:val="24"/>
        </w:rPr>
      </w:pPr>
      <w:r>
        <w:rPr>
          <w:szCs w:val="24"/>
        </w:rPr>
        <w:t xml:space="preserve">Membro avaliador: </w:t>
        <w:tab/>
        <w:t>Profº. Dr. Evandro Cantú</w:t>
      </w:r>
    </w:p>
    <w:p>
      <w:pPr>
        <w:pStyle w:val="Normal"/>
        <w:ind w:left="1416" w:firstLine="708"/>
        <w:jc w:val="left"/>
        <w:rPr>
          <w:szCs w:val="24"/>
        </w:rPr>
      </w:pPr>
      <w:r>
        <w:rPr>
          <w:szCs w:val="24"/>
        </w:rPr>
        <w:t>Colegiado de Informática, IFPR</w:t>
      </w:r>
    </w:p>
    <w:p>
      <w:pPr>
        <w:pStyle w:val="Normal"/>
        <w:ind w:left="1416" w:firstLine="708"/>
        <w:jc w:val="left"/>
        <w:rPr>
          <w:szCs w:val="24"/>
        </w:rPr>
      </w:pPr>
      <w:r>
        <w:rPr>
          <w:szCs w:val="24"/>
        </w:rPr>
      </w:r>
    </w:p>
    <w:p>
      <w:pPr>
        <w:pStyle w:val="Normal"/>
        <w:ind w:left="1416" w:firstLine="708"/>
        <w:jc w:val="left"/>
        <w:rPr>
          <w:rFonts w:eastAsia="Arial"/>
          <w:szCs w:val="24"/>
        </w:rPr>
      </w:pPr>
      <w:r>
        <w:rPr>
          <w:rFonts w:eastAsia="Arial"/>
          <w:szCs w:val="24"/>
        </w:rPr>
      </w:r>
    </w:p>
    <w:p>
      <w:pPr>
        <w:pStyle w:val="Normal"/>
        <w:ind w:left="1416" w:firstLine="708"/>
        <w:jc w:val="left"/>
        <w:rPr>
          <w:rFonts w:eastAsia="Arial"/>
          <w:szCs w:val="24"/>
        </w:rPr>
      </w:pPr>
      <w:r>
        <w:rPr>
          <w:rFonts w:eastAsia="Arial"/>
          <w:szCs w:val="24"/>
        </w:rPr>
      </w:r>
    </w:p>
    <w:p>
      <w:pPr>
        <w:pStyle w:val="Normal"/>
        <w:jc w:val="left"/>
        <w:rPr>
          <w:szCs w:val="24"/>
        </w:rPr>
      </w:pPr>
      <w:r>
        <w:rPr>
          <w:szCs w:val="24"/>
        </w:rPr>
        <w:t xml:space="preserve">Membro avaliador: </w:t>
        <w:tab/>
        <w:t>Profº. Dr. Marcos Ricardo Müller</w:t>
      </w:r>
    </w:p>
    <w:p>
      <w:pPr>
        <w:pStyle w:val="Normal"/>
        <w:ind w:left="1416" w:firstLine="708"/>
        <w:jc w:val="left"/>
        <w:rPr>
          <w:szCs w:val="24"/>
        </w:rPr>
      </w:pPr>
      <w:r>
        <w:rPr>
          <w:szCs w:val="24"/>
        </w:rPr>
        <w:t>Colegiado de Informática, IFPR</w:t>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b/>
          <w:b/>
          <w:szCs w:val="24"/>
        </w:rPr>
      </w:pPr>
      <w:r>
        <w:rPr>
          <w:szCs w:val="24"/>
        </w:rPr>
        <w:t>Foz do Iguaçu, 11 de Junho de 2019</w:t>
      </w:r>
    </w:p>
    <w:p>
      <w:pPr>
        <w:pStyle w:val="Normal"/>
        <w:jc w:val="center"/>
        <w:rPr>
          <w:b/>
          <w:b/>
          <w:szCs w:val="24"/>
        </w:rPr>
      </w:pPr>
      <w:r>
        <w:rPr>
          <w:b/>
          <w:szCs w:val="24"/>
        </w:rPr>
        <w:t>RESUMO</w:t>
      </w:r>
    </w:p>
    <w:p>
      <w:pPr>
        <w:pStyle w:val="Normal"/>
        <w:jc w:val="center"/>
        <w:rPr>
          <w:b/>
          <w:b/>
          <w:szCs w:val="24"/>
        </w:rPr>
      </w:pPr>
      <w:r>
        <w:rPr>
          <w:b/>
          <w:szCs w:val="24"/>
        </w:rPr>
      </w:r>
    </w:p>
    <w:p>
      <w:pPr>
        <w:pStyle w:val="Normal"/>
        <w:jc w:val="center"/>
        <w:rPr>
          <w:b/>
          <w:b/>
          <w:szCs w:val="24"/>
        </w:rPr>
      </w:pPr>
      <w:r>
        <w:rPr>
          <w:b/>
          <w:szCs w:val="24"/>
        </w:rPr>
      </w:r>
    </w:p>
    <w:p>
      <w:pPr>
        <w:pStyle w:val="Normal"/>
        <w:rPr>
          <w:highlight w:val="white"/>
        </w:rPr>
      </w:pPr>
      <w:r>
        <w:rPr>
          <w:shd w:fill="FFFFFF" w:val="clear"/>
        </w:rPr>
        <w:tab/>
        <w:t xml:space="preserve">Este projeto envolve o desenvolvimento de um aplicativo para facilitação da prática de esportes coletivos, onde um usuário pode se cadastrar e, em sua área, encontrar partidas de vários esportes coletivos previamente cadastrados, em locais marcados em um mapa. O usuário, se procurando uma partida pode interagir com vários eventos que aparecerão em sua tela principal através de um mapa. Se estiver procurando por jogadores para completar seu evento, o usuário poderá procurar por jogadores que estarão disponíveis dentro de sua área, através de uma listagem com os perfis de todos os usuários. Esse perfil conta com informações sobre o usuário em si, e seu </w:t>
      </w:r>
      <w:r>
        <w:rPr>
          <w:i/>
          <w:shd w:fill="FFFFFF" w:val="clear"/>
        </w:rPr>
        <w:t>score</w:t>
      </w:r>
      <w:r>
        <w:rPr>
          <w:shd w:fill="FFFFFF" w:val="clear"/>
        </w:rPr>
        <w:t xml:space="preserve"> com histórico de avaliações e comentários. As tecnologias utilizadas são: Ionic 3 para a parte </w:t>
      </w:r>
      <w:r>
        <w:rPr>
          <w:i/>
          <w:shd w:fill="FFFFFF" w:val="clear"/>
        </w:rPr>
        <w:t>mobile</w:t>
      </w:r>
      <w:r>
        <w:rPr>
          <w:shd w:fill="FFFFFF" w:val="clear"/>
        </w:rPr>
        <w:t xml:space="preserve">, PHP 7.2 com o </w:t>
      </w:r>
      <w:r>
        <w:rPr>
          <w:i/>
          <w:shd w:fill="FFFFFF" w:val="clear"/>
        </w:rPr>
        <w:t>framework</w:t>
      </w:r>
      <w:r>
        <w:rPr>
          <w:shd w:fill="FFFFFF" w:val="clear"/>
        </w:rPr>
        <w:t xml:space="preserve"> Laravel 5.7 para a API, Banco de dados relacional PostgreSQL na versão 11 e para modelagem de diagramas foi utilizado Mysql Workbench e Astah Community e segue os padrões UML. O resultado foi uma plataforma de fácil usabilidade, que facilita o encontro de pessoas interessadas em práticas de esportes coletivos tais como: Futsal, Futebol, Vôlei, Basquete, entre outros. Ainda em fase de testes, o sistema demonstrou funcionamento satisfatório para as tarefas requeridas, e em um futuro se espera monetizar o projeto com ferramentas de micro-transações para uma abordagem comercial do aplicativo.</w:t>
      </w:r>
    </w:p>
    <w:p>
      <w:pPr>
        <w:pStyle w:val="Normal"/>
        <w:rPr>
          <w:b/>
          <w:b/>
          <w:color w:val="000000"/>
          <w:szCs w:val="24"/>
        </w:rPr>
      </w:pPr>
      <w:r>
        <w:rPr>
          <w:b/>
          <w:color w:val="000000"/>
          <w:szCs w:val="24"/>
        </w:rPr>
      </w:r>
    </w:p>
    <w:p>
      <w:pPr>
        <w:pStyle w:val="Normal"/>
        <w:rPr>
          <w:lang w:val="en-US"/>
        </w:rPr>
      </w:pPr>
      <w:r>
        <w:rPr>
          <w:b/>
        </w:rPr>
        <w:t xml:space="preserve">Palavras-chave: </w:t>
      </w:r>
      <w:r>
        <w:rPr/>
        <w:t xml:space="preserve">Esportes. Desenvolvimento de Aplicativos. </w:t>
      </w:r>
      <w:r>
        <w:rPr>
          <w:lang w:val="en-US"/>
        </w:rPr>
        <w:t>Bem-estar.</w:t>
      </w:r>
    </w:p>
    <w:p>
      <w:pPr>
        <w:pStyle w:val="Normal"/>
        <w:rPr>
          <w:lang w:val="en-US"/>
        </w:rPr>
      </w:pPr>
      <w:r>
        <w:rPr>
          <w:lang w:val="en-US"/>
        </w:rPr>
      </w:r>
      <w:r>
        <w:br w:type="page"/>
      </w:r>
    </w:p>
    <w:p>
      <w:pPr>
        <w:pStyle w:val="Normal"/>
        <w:tabs>
          <w:tab w:val="left" w:pos="299" w:leader="none"/>
          <w:tab w:val="center" w:pos="4535" w:leader="none"/>
        </w:tabs>
        <w:jc w:val="center"/>
        <w:rPr>
          <w:b/>
          <w:b/>
          <w:szCs w:val="24"/>
          <w:lang w:val="en-US"/>
        </w:rPr>
      </w:pPr>
      <w:r>
        <w:rPr>
          <w:b/>
          <w:szCs w:val="24"/>
          <w:lang w:val="en-US"/>
        </w:rPr>
        <w:t>ABSTRACT</w:t>
      </w:r>
    </w:p>
    <w:p>
      <w:pPr>
        <w:pStyle w:val="Normal"/>
        <w:jc w:val="center"/>
        <w:rPr>
          <w:b/>
          <w:b/>
          <w:szCs w:val="24"/>
          <w:lang w:val="en-US"/>
        </w:rPr>
      </w:pPr>
      <w:r>
        <w:rPr>
          <w:b/>
          <w:szCs w:val="24"/>
          <w:lang w:val="en-US"/>
        </w:rPr>
      </w:r>
    </w:p>
    <w:p>
      <w:pPr>
        <w:pStyle w:val="Normal"/>
        <w:jc w:val="center"/>
        <w:rPr>
          <w:b/>
          <w:b/>
          <w:szCs w:val="24"/>
          <w:lang w:val="en-US"/>
        </w:rPr>
      </w:pPr>
      <w:r>
        <w:rPr>
          <w:b/>
          <w:szCs w:val="24"/>
          <w:lang w:val="en-US"/>
        </w:rPr>
      </w:r>
    </w:p>
    <w:p>
      <w:pPr>
        <w:pStyle w:val="Normal"/>
        <w:ind w:firstLine="708"/>
        <w:rPr>
          <w:highlight w:val="white"/>
          <w:lang w:val="en-US"/>
        </w:rPr>
      </w:pPr>
      <w:r>
        <w:rPr>
          <w:shd w:fill="FFFFFF" w:val="clear"/>
          <w:lang w:val="en-US"/>
        </w:rPr>
        <w:t>This Project involves the development of a mobile application to make it easy to practice collective sports, where an user can register, and in their area, find matches of several collective sports previously inserted, in locals marked on a map. The user, if searching for a match can interact with several events that will appear in his main screen through a map. If it is searching for players to complete his event, the user will be able to search for players that will be available in his are, through a list of profiles of all those users. This profile counts with information on the user and his score with past ratings and comments. The technologies used are: Ionic 3 for the  mobile part, PHP 7.2 with Laravel 5.7 framework to the API, Relational database PostgreSQL on version 11 e to model the diagrams it was utilized Mysql Workbench and Astah Community, and it follows the UML patterns. The result was a easy usable platform that make it easy to find people interested in collective sports practicing as Indoor soccer, soccer, volleyball, basketball amongst others. Still in testing phase, the system showed satisfactory functioning for the required tasks, and in a future expects to monetize the project with micro-transactions tools to an commercial approach of the mobile application.</w:t>
      </w:r>
    </w:p>
    <w:p>
      <w:pPr>
        <w:pStyle w:val="Normal"/>
        <w:rPr>
          <w:highlight w:val="white"/>
          <w:lang w:val="en-US"/>
        </w:rPr>
      </w:pPr>
      <w:r>
        <w:rPr>
          <w:shd w:fill="FFFFFF" w:val="clear"/>
          <w:lang w:val="en-US"/>
        </w:rPr>
      </w:r>
    </w:p>
    <w:p>
      <w:pPr>
        <w:pStyle w:val="Normal"/>
        <w:rPr>
          <w:highlight w:val="white"/>
        </w:rPr>
      </w:pPr>
      <w:r>
        <w:rPr>
          <w:b/>
          <w:lang w:val="en-US"/>
        </w:rPr>
        <w:t xml:space="preserve">Key words: </w:t>
      </w:r>
      <w:r>
        <w:rPr>
          <w:lang w:val="en-US"/>
        </w:rPr>
        <w:t xml:space="preserve">Sports. Application Development. </w:t>
      </w:r>
      <w:r>
        <w:rPr/>
        <w:t>Well Being.</w:t>
      </w:r>
    </w:p>
    <w:p>
      <w:pPr>
        <w:pStyle w:val="Normal"/>
        <w:rPr>
          <w:highlight w:val="white"/>
        </w:rPr>
      </w:pPr>
      <w:r>
        <w:rPr>
          <w:shd w:fill="FFFFFF" w:val="clear"/>
        </w:rPr>
      </w:r>
    </w:p>
    <w:p>
      <w:pPr>
        <w:pStyle w:val="Normal"/>
        <w:spacing w:lineRule="auto" w:line="259" w:before="0" w:after="160"/>
        <w:jc w:val="left"/>
        <w:rPr>
          <w:b/>
          <w:b/>
        </w:rPr>
      </w:pPr>
      <w:r>
        <w:rPr>
          <w:b/>
        </w:rPr>
      </w:r>
      <w:r>
        <w:br w:type="page"/>
      </w:r>
    </w:p>
    <w:p>
      <w:pPr>
        <w:pStyle w:val="Normal"/>
        <w:jc w:val="center"/>
        <w:rPr>
          <w:b/>
          <w:b/>
          <w:szCs w:val="24"/>
        </w:rPr>
      </w:pPr>
      <w:r>
        <w:rPr>
          <w:b/>
        </w:rPr>
        <w:t>LISTA DE ILUSTRAÇÕES</w:t>
      </w:r>
    </w:p>
    <w:p>
      <w:pPr>
        <w:pStyle w:val="Normal"/>
        <w:jc w:val="center"/>
        <w:rPr>
          <w:b/>
          <w:b/>
          <w:szCs w:val="24"/>
        </w:rPr>
      </w:pPr>
      <w:r>
        <w:rPr>
          <w:b/>
          <w:szCs w:val="24"/>
        </w:rPr>
      </w:r>
    </w:p>
    <w:p>
      <w:pPr>
        <w:pStyle w:val="Normal"/>
        <w:jc w:val="center"/>
        <w:rPr/>
      </w:pPr>
      <w:r>
        <w:rPr/>
      </w:r>
    </w:p>
    <w:p>
      <w:pPr>
        <w:pStyle w:val="Tableoffigures"/>
        <w:tabs>
          <w:tab w:val="right" w:pos="9061" w:leader="dot"/>
        </w:tabs>
        <w:rPr>
          <w:rFonts w:ascii="Calibri" w:hAnsi="Calibri" w:eastAsia="" w:cs="" w:asciiTheme="minorHAnsi" w:cstheme="minorBidi" w:eastAsiaTheme="minorEastAsia" w:hAnsiTheme="minorHAnsi"/>
          <w:sz w:val="22"/>
          <w:lang w:eastAsia="pt-BR"/>
        </w:rPr>
      </w:pPr>
      <w:r>
        <w:fldChar w:fldCharType="begin"/>
      </w:r>
      <w:r>
        <w:rPr>
          <w:rStyle w:val="Vnculodendice"/>
        </w:rPr>
        <w:instrText> TOC \c "Figura" </w:instrText>
      </w:r>
      <w:r>
        <w:rPr>
          <w:rStyle w:val="Vnculodendice"/>
        </w:rPr>
        <w:fldChar w:fldCharType="separate"/>
      </w:r>
      <w:hyperlink w:anchor="_Toc8829667">
        <w:r>
          <w:rPr>
            <w:rStyle w:val="Vnculodendice"/>
          </w:rPr>
          <w:t>Figura 1 - APLICATIVO CHEGA +</w:t>
        </w:r>
        <w:r>
          <w:rPr>
            <w:webHidden/>
          </w:rPr>
          <w:fldChar w:fldCharType="begin"/>
        </w:r>
        <w:r>
          <w:rPr>
            <w:webHidden/>
          </w:rPr>
          <w:instrText>PAGEREF _Toc8829667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68">
        <w:r>
          <w:rPr>
            <w:rStyle w:val="Vnculodendice"/>
          </w:rPr>
          <w:t>Figura 2 - APLICATIVO DONO DA BOLA</w:t>
        </w:r>
        <w:r>
          <w:rPr>
            <w:webHidden/>
          </w:rPr>
          <w:fldChar w:fldCharType="begin"/>
        </w:r>
        <w:r>
          <w:rPr>
            <w:webHidden/>
          </w:rPr>
          <w:instrText>PAGEREF _Toc8829668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69">
        <w:r>
          <w:rPr>
            <w:rStyle w:val="Vnculodendice"/>
          </w:rPr>
          <w:t>Figura 3 - Aplicativo Peladeiros i</w:t>
        </w:r>
        <w:r>
          <w:rPr>
            <w:webHidden/>
          </w:rPr>
          <w:fldChar w:fldCharType="begin"/>
        </w:r>
        <w:r>
          <w:rPr>
            <w:webHidden/>
          </w:rPr>
          <w:instrText>PAGEREF _Toc8829669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70">
        <w:r>
          <w:rPr>
            <w:rStyle w:val="Vnculodendice"/>
          </w:rPr>
          <w:t>Figura 4 - Aplicativo Peladeiros ii</w:t>
        </w:r>
        <w:r>
          <w:rPr>
            <w:webHidden/>
          </w:rPr>
          <w:fldChar w:fldCharType="begin"/>
        </w:r>
        <w:r>
          <w:rPr>
            <w:webHidden/>
          </w:rPr>
          <w:instrText>PAGEREF _Toc8829670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71">
        <w:r>
          <w:rPr>
            <w:rStyle w:val="Vnculodendice"/>
          </w:rPr>
          <w:t>Figura 5 - Diagrama de Casos de Uso</w:t>
        </w:r>
        <w:r>
          <w:rPr>
            <w:webHidden/>
          </w:rPr>
          <w:fldChar w:fldCharType="begin"/>
        </w:r>
        <w:r>
          <w:rPr>
            <w:webHidden/>
          </w:rPr>
          <w:instrText>PAGEREF _Toc8829671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72">
        <w:r>
          <w:rPr>
            <w:rStyle w:val="Vnculodendice"/>
          </w:rPr>
          <w:t>Figura 6 - Diagrama de Classes ConceituaL</w:t>
        </w:r>
        <w:r>
          <w:rPr>
            <w:webHidden/>
          </w:rPr>
          <w:fldChar w:fldCharType="begin"/>
        </w:r>
        <w:r>
          <w:rPr>
            <w:webHidden/>
          </w:rPr>
          <w:instrText>PAGEREF _Toc8829672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73">
        <w:r>
          <w:rPr>
            <w:rStyle w:val="Vnculodendice"/>
          </w:rPr>
          <w:t>Figura 7 - Diagrama de Classes de Implementação</w:t>
        </w:r>
        <w:r>
          <w:rPr>
            <w:webHidden/>
          </w:rPr>
          <w:fldChar w:fldCharType="begin"/>
        </w:r>
        <w:r>
          <w:rPr>
            <w:webHidden/>
          </w:rPr>
          <w:instrText>PAGEREF _Toc8829673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74">
        <w:r>
          <w:rPr>
            <w:rStyle w:val="Vnculodendice"/>
          </w:rPr>
          <w:t>Figura 8 - Diagrama de Entidade-Relacionamento</w:t>
        </w:r>
        <w:r>
          <w:rPr>
            <w:webHidden/>
          </w:rPr>
          <w:fldChar w:fldCharType="begin"/>
        </w:r>
        <w:r>
          <w:rPr>
            <w:webHidden/>
          </w:rPr>
          <w:instrText>PAGEREF _Toc8829674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75">
        <w:r>
          <w:rPr>
            <w:rStyle w:val="Vnculodendice"/>
          </w:rPr>
          <w:t>Figura 9 - Diagrama de Atividades</w:t>
        </w:r>
        <w:r>
          <w:rPr>
            <w:webHidden/>
          </w:rPr>
          <w:fldChar w:fldCharType="begin"/>
        </w:r>
        <w:r>
          <w:rPr>
            <w:webHidden/>
          </w:rPr>
          <w:instrText>PAGEREF _Toc8829675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76">
        <w:r>
          <w:rPr>
            <w:rStyle w:val="Vnculodendice"/>
          </w:rPr>
          <w:t>Figura 10 - Diagrama de Comunicação</w:t>
        </w:r>
        <w:r>
          <w:rPr>
            <w:webHidden/>
          </w:rPr>
          <w:fldChar w:fldCharType="begin"/>
        </w:r>
        <w:r>
          <w:rPr>
            <w:webHidden/>
          </w:rPr>
          <w:instrText>PAGEREF _Toc8829676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77">
        <w:r>
          <w:rPr>
            <w:rStyle w:val="Vnculodendice"/>
          </w:rPr>
          <w:t>Figura 11 - Diagrama de Implantação</w:t>
        </w:r>
        <w:r>
          <w:rPr>
            <w:webHidden/>
          </w:rPr>
          <w:fldChar w:fldCharType="begin"/>
        </w:r>
        <w:r>
          <w:rPr>
            <w:webHidden/>
          </w:rPr>
          <w:instrText>PAGEREF _Toc8829677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78">
        <w:r>
          <w:rPr>
            <w:rStyle w:val="Vnculodendice"/>
          </w:rPr>
          <w:t>Figura 12 - Tela de Boas-Vindas</w:t>
        </w:r>
        <w:r>
          <w:rPr>
            <w:webHidden/>
          </w:rPr>
          <w:fldChar w:fldCharType="begin"/>
        </w:r>
        <w:r>
          <w:rPr>
            <w:webHidden/>
          </w:rPr>
          <w:instrText>PAGEREF _Toc8829678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79">
        <w:r>
          <w:rPr>
            <w:rStyle w:val="Vnculodendice"/>
          </w:rPr>
          <w:t>Figura 13 - Criação de Conta e Login</w:t>
        </w:r>
        <w:r>
          <w:rPr>
            <w:webHidden/>
          </w:rPr>
          <w:fldChar w:fldCharType="begin"/>
        </w:r>
        <w:r>
          <w:rPr>
            <w:webHidden/>
          </w:rPr>
          <w:instrText>PAGEREF _Toc8829679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80">
        <w:r>
          <w:rPr>
            <w:rStyle w:val="Vnculodendice"/>
          </w:rPr>
          <w:t>Figura 14 - Formulário de Criação de Conta</w:t>
        </w:r>
        <w:r>
          <w:rPr>
            <w:webHidden/>
          </w:rPr>
          <w:fldChar w:fldCharType="begin"/>
        </w:r>
        <w:r>
          <w:rPr>
            <w:webHidden/>
          </w:rPr>
          <w:instrText>PAGEREF _Toc8829680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81">
        <w:r>
          <w:rPr>
            <w:rStyle w:val="Vnculodendice"/>
          </w:rPr>
          <w:t>Figura 15 - Confirmação via Código</w:t>
        </w:r>
        <w:r>
          <w:rPr>
            <w:webHidden/>
          </w:rPr>
          <w:fldChar w:fldCharType="begin"/>
        </w:r>
        <w:r>
          <w:rPr>
            <w:webHidden/>
          </w:rPr>
          <w:instrText>PAGEREF _Toc8829681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82">
        <w:r>
          <w:rPr>
            <w:rStyle w:val="Vnculodendice"/>
          </w:rPr>
          <w:t>Figura 16 - Tela Inicial com Eventos Próximos</w:t>
        </w:r>
        <w:r>
          <w:rPr>
            <w:webHidden/>
          </w:rPr>
          <w:fldChar w:fldCharType="begin"/>
        </w:r>
        <w:r>
          <w:rPr>
            <w:webHidden/>
          </w:rPr>
          <w:instrText>PAGEREF _Toc8829682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83">
        <w:r>
          <w:rPr>
            <w:rStyle w:val="Vnculodendice"/>
          </w:rPr>
          <w:t>Figura 17 - Tela de Visualização de Detalhes do Evento</w:t>
        </w:r>
        <w:r>
          <w:rPr>
            <w:webHidden/>
          </w:rPr>
          <w:fldChar w:fldCharType="begin"/>
        </w:r>
        <w:r>
          <w:rPr>
            <w:webHidden/>
          </w:rPr>
          <w:instrText>PAGEREF _Toc8829683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84">
        <w:r>
          <w:rPr>
            <w:rStyle w:val="Vnculodendice"/>
          </w:rPr>
          <w:t>Figura 18 - Tela de Participante do Evento</w:t>
        </w:r>
        <w:r>
          <w:rPr>
            <w:webHidden/>
          </w:rPr>
          <w:fldChar w:fldCharType="begin"/>
        </w:r>
        <w:r>
          <w:rPr>
            <w:webHidden/>
          </w:rPr>
          <w:instrText>PAGEREF _Toc8829684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85">
        <w:r>
          <w:rPr>
            <w:rStyle w:val="Vnculodendice"/>
          </w:rPr>
          <w:t>Figura 19 - Criar evento: Escolher Esporte</w:t>
        </w:r>
        <w:r>
          <w:rPr>
            <w:webHidden/>
          </w:rPr>
          <w:fldChar w:fldCharType="begin"/>
        </w:r>
        <w:r>
          <w:rPr>
            <w:webHidden/>
          </w:rPr>
          <w:instrText>PAGEREF _Toc8829685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86">
        <w:r>
          <w:rPr>
            <w:rStyle w:val="Vnculodendice"/>
          </w:rPr>
          <w:t>Figura 20 - Criar Evento: Escolha da Data</w:t>
        </w:r>
        <w:r>
          <w:rPr>
            <w:webHidden/>
          </w:rPr>
          <w:fldChar w:fldCharType="begin"/>
        </w:r>
        <w:r>
          <w:rPr>
            <w:webHidden/>
          </w:rPr>
          <w:instrText>PAGEREF _Toc8829686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87">
        <w:r>
          <w:rPr>
            <w:rStyle w:val="Vnculodendice"/>
          </w:rPr>
          <w:t>Figura 21 - Criar Evento: Escolha da Hora</w:t>
        </w:r>
        <w:r>
          <w:rPr>
            <w:webHidden/>
          </w:rPr>
          <w:fldChar w:fldCharType="begin"/>
        </w:r>
        <w:r>
          <w:rPr>
            <w:webHidden/>
          </w:rPr>
          <w:instrText>PAGEREF _Toc8829687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88">
        <w:r>
          <w:rPr>
            <w:rStyle w:val="Vnculodendice"/>
          </w:rPr>
          <w:t>Figura 22 - Criar Evento: Escolha do Local</w:t>
        </w:r>
        <w:r>
          <w:rPr>
            <w:webHidden/>
          </w:rPr>
          <w:fldChar w:fldCharType="begin"/>
        </w:r>
        <w:r>
          <w:rPr>
            <w:webHidden/>
          </w:rPr>
          <w:instrText>PAGEREF _Toc8829688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89">
        <w:r>
          <w:rPr>
            <w:rStyle w:val="Vnculodendice"/>
          </w:rPr>
          <w:t>Figura 23 - Criar Evento: Revisão de Dados</w:t>
        </w:r>
        <w:r>
          <w:rPr>
            <w:webHidden/>
          </w:rPr>
          <w:fldChar w:fldCharType="begin"/>
        </w:r>
        <w:r>
          <w:rPr>
            <w:webHidden/>
          </w:rPr>
          <w:instrText>PAGEREF _Toc8829689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90">
        <w:r>
          <w:rPr>
            <w:rStyle w:val="Vnculodendice"/>
          </w:rPr>
          <w:t>Figura 24 - Criar Evento: Enviar Convites</w:t>
        </w:r>
        <w:r>
          <w:rPr>
            <w:webHidden/>
          </w:rPr>
          <w:fldChar w:fldCharType="begin"/>
        </w:r>
        <w:r>
          <w:rPr>
            <w:webHidden/>
          </w:rPr>
          <w:instrText>PAGEREF _Toc8829690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91">
        <w:r>
          <w:rPr>
            <w:rStyle w:val="Vnculodendice"/>
          </w:rPr>
          <w:t>Figura 25 - Visualizar e Editar Perfil</w:t>
        </w:r>
        <w:r>
          <w:rPr>
            <w:webHidden/>
          </w:rPr>
          <w:fldChar w:fldCharType="begin"/>
        </w:r>
        <w:r>
          <w:rPr>
            <w:webHidden/>
          </w:rPr>
          <w:instrText>PAGEREF _Toc8829691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92">
        <w:r>
          <w:rPr>
            <w:rStyle w:val="Vnculodendice"/>
          </w:rPr>
          <w:t>Figura 26 - Notificações</w:t>
        </w:r>
        <w:r>
          <w:rPr>
            <w:webHidden/>
          </w:rPr>
          <w:fldChar w:fldCharType="begin"/>
        </w:r>
        <w:r>
          <w:rPr>
            <w:webHidden/>
          </w:rPr>
          <w:instrText>PAGEREF _Toc8829692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8829693">
        <w:r>
          <w:rPr>
            <w:rStyle w:val="Vnculodendice"/>
          </w:rPr>
          <w:t>Figura 27 - Sobre o JogaJunto</w:t>
        </w:r>
        <w:r>
          <w:rPr>
            <w:webHidden/>
          </w:rPr>
          <w:fldChar w:fldCharType="begin"/>
        </w:r>
        <w:r>
          <w:rPr>
            <w:webHidden/>
          </w:rPr>
          <w:instrText>PAGEREF _Toc8829693 \h</w:instrText>
        </w:r>
        <w:r>
          <w:rPr>
            <w:webHidden/>
          </w:rPr>
          <w:fldChar w:fldCharType="separate"/>
        </w:r>
        <w:r>
          <w:rPr>
            <w:rStyle w:val="Vnculodendice"/>
            <w:vanish w:val="false"/>
          </w:rPr>
          <w:tab/>
          <w:t>4</w:t>
        </w:r>
        <w:r>
          <w:rPr>
            <w:webHidden/>
          </w:rPr>
          <w:fldChar w:fldCharType="end"/>
        </w:r>
      </w:hyperlink>
    </w:p>
    <w:p>
      <w:pPr>
        <w:pStyle w:val="Normal"/>
        <w:rPr>
          <w:b/>
          <w:b/>
        </w:rPr>
      </w:pPr>
      <w:r>
        <w:rPr>
          <w:b/>
        </w:rPr>
      </w:r>
      <w:r>
        <w:rPr>
          <w:b/>
        </w:rPr>
        <w:fldChar w:fldCharType="end"/>
      </w:r>
    </w:p>
    <w:p>
      <w:pPr>
        <w:pStyle w:val="Normal"/>
        <w:spacing w:lineRule="auto" w:line="259" w:before="0" w:after="160"/>
        <w:jc w:val="left"/>
        <w:rPr>
          <w:b/>
          <w:b/>
        </w:rPr>
      </w:pPr>
      <w:r>
        <w:rPr>
          <w:b/>
        </w:rPr>
      </w:r>
      <w:r>
        <w:br w:type="page"/>
      </w:r>
    </w:p>
    <w:p>
      <w:pPr>
        <w:pStyle w:val="Normal"/>
        <w:jc w:val="center"/>
        <w:rPr>
          <w:b/>
          <w:b/>
        </w:rPr>
      </w:pPr>
      <w:r>
        <w:rPr>
          <w:b/>
        </w:rPr>
        <w:t>LISTA DE QUADROS</w:t>
      </w:r>
    </w:p>
    <w:p>
      <w:pPr>
        <w:pStyle w:val="Normal"/>
        <w:jc w:val="center"/>
        <w:rPr>
          <w:b/>
          <w:b/>
        </w:rPr>
      </w:pPr>
      <w:r>
        <w:rPr>
          <w:b/>
        </w:rPr>
      </w:r>
    </w:p>
    <w:p>
      <w:pPr>
        <w:pStyle w:val="Normal"/>
        <w:jc w:val="center"/>
        <w:rPr/>
      </w:pPr>
      <w:r>
        <w:rPr/>
      </w:r>
    </w:p>
    <w:p>
      <w:pPr>
        <w:pStyle w:val="Tableoffigures"/>
        <w:tabs>
          <w:tab w:val="right" w:pos="9061" w:leader="dot"/>
        </w:tabs>
        <w:rPr>
          <w:rFonts w:ascii="Calibri" w:hAnsi="Calibri" w:eastAsia="" w:cs="" w:asciiTheme="minorHAnsi" w:cstheme="minorBidi" w:eastAsiaTheme="minorEastAsia" w:hAnsiTheme="minorHAnsi"/>
          <w:sz w:val="22"/>
          <w:lang w:eastAsia="pt-BR"/>
        </w:rPr>
      </w:pPr>
      <w:r>
        <w:fldChar w:fldCharType="begin"/>
      </w:r>
      <w:r>
        <w:rPr>
          <w:rStyle w:val="Vnculodendice"/>
        </w:rPr>
        <w:instrText> TOC \c "Quadro" </w:instrText>
      </w:r>
      <w:r>
        <w:rPr>
          <w:rStyle w:val="Vnculodendice"/>
        </w:rPr>
        <w:fldChar w:fldCharType="separate"/>
      </w:r>
      <w:hyperlink w:anchor="_Toc7608591">
        <w:r>
          <w:rPr>
            <w:rStyle w:val="Vnculodendice"/>
          </w:rPr>
          <w:t>Quadro 1 - Requisitos Funcionais do Sistema Joga Junto</w:t>
        </w:r>
        <w:r>
          <w:rPr>
            <w:webHidden/>
          </w:rPr>
          <w:fldChar w:fldCharType="begin"/>
        </w:r>
        <w:r>
          <w:rPr>
            <w:webHidden/>
          </w:rPr>
          <w:instrText>PAGEREF _Toc7608591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7608592">
        <w:r>
          <w:rPr>
            <w:rStyle w:val="Vnculodendice"/>
          </w:rPr>
          <w:t>Quadro 2 - Regras de Negócio do aplicativo Joga Junto</w:t>
        </w:r>
        <w:r>
          <w:rPr>
            <w:webHidden/>
          </w:rPr>
          <w:fldChar w:fldCharType="begin"/>
        </w:r>
        <w:r>
          <w:rPr>
            <w:webHidden/>
          </w:rPr>
          <w:instrText>PAGEREF _Toc7608592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7608593">
        <w:r>
          <w:rPr>
            <w:rStyle w:val="Vnculodendice"/>
          </w:rPr>
          <w:t>Quadro 3 - Requisitos Não Funcionais do Aplicativo Joga Junto</w:t>
        </w:r>
        <w:r>
          <w:rPr>
            <w:webHidden/>
          </w:rPr>
          <w:fldChar w:fldCharType="begin"/>
        </w:r>
        <w:r>
          <w:rPr>
            <w:webHidden/>
          </w:rPr>
          <w:instrText>PAGEREF _Toc7608593 \h</w:instrText>
        </w:r>
        <w:r>
          <w:rPr>
            <w:webHidden/>
          </w:rPr>
          <w:fldChar w:fldCharType="separate"/>
        </w:r>
        <w:r>
          <w:rPr>
            <w:rStyle w:val="Vnculodendice"/>
            <w:vanish w:val="false"/>
          </w:rPr>
          <w:tab/>
          <w:t>4</w:t>
        </w:r>
        <w:r>
          <w:rPr>
            <w:webHidden/>
          </w:rPr>
          <w:fldChar w:fldCharType="end"/>
        </w:r>
      </w:hyperlink>
    </w:p>
    <w:p>
      <w:pPr>
        <w:pStyle w:val="Tableoffigures"/>
        <w:tabs>
          <w:tab w:val="right" w:pos="9061" w:leader="dot"/>
        </w:tabs>
        <w:rPr>
          <w:rFonts w:ascii="Calibri" w:hAnsi="Calibri" w:eastAsia="" w:cs="" w:asciiTheme="minorHAnsi" w:cstheme="minorBidi" w:eastAsiaTheme="minorEastAsia" w:hAnsiTheme="minorHAnsi"/>
          <w:sz w:val="22"/>
          <w:lang w:eastAsia="pt-BR"/>
        </w:rPr>
      </w:pPr>
      <w:hyperlink w:anchor="_Toc7608594">
        <w:r>
          <w:rPr>
            <w:rStyle w:val="Vnculodendice"/>
          </w:rPr>
          <w:t>Quadro 4 - Requisitos Não Funcionais Tecnológicos do Aplicativo Joga Junto</w:t>
        </w:r>
        <w:r>
          <w:rPr>
            <w:webHidden/>
          </w:rPr>
          <w:fldChar w:fldCharType="begin"/>
        </w:r>
        <w:r>
          <w:rPr>
            <w:webHidden/>
          </w:rPr>
          <w:instrText>PAGEREF _Toc7608594 \h</w:instrText>
        </w:r>
        <w:r>
          <w:rPr>
            <w:webHidden/>
          </w:rPr>
          <w:fldChar w:fldCharType="separate"/>
        </w:r>
        <w:r>
          <w:rPr>
            <w:rStyle w:val="Vnculodendice"/>
            <w:vanish w:val="false"/>
          </w:rPr>
          <w:tab/>
          <w:t>4</w:t>
        </w:r>
        <w:r>
          <w:rPr>
            <w:webHidden/>
          </w:rPr>
          <w:fldChar w:fldCharType="end"/>
        </w:r>
      </w:hyperlink>
    </w:p>
    <w:p>
      <w:pPr>
        <w:pStyle w:val="Normal"/>
        <w:rPr>
          <w:b/>
          <w:b/>
        </w:rPr>
      </w:pPr>
      <w:r>
        <w:rPr>
          <w:b/>
        </w:rPr>
      </w:r>
      <w:r>
        <w:rPr>
          <w:b/>
        </w:rPr>
        <w:fldChar w:fldCharType="end"/>
      </w:r>
    </w:p>
    <w:p>
      <w:pPr>
        <w:pStyle w:val="Normal"/>
        <w:spacing w:lineRule="auto" w:line="259" w:before="0" w:after="160"/>
        <w:jc w:val="left"/>
        <w:rPr>
          <w:rStyle w:val="Strong"/>
        </w:rPr>
      </w:pPr>
      <w:r>
        <w:rPr/>
      </w:r>
      <w:r>
        <w:br w:type="page"/>
      </w:r>
    </w:p>
    <w:p>
      <w:pPr>
        <w:pStyle w:val="Normal"/>
        <w:jc w:val="center"/>
        <w:rPr>
          <w:b/>
          <w:b/>
        </w:rPr>
      </w:pPr>
      <w:r>
        <w:rPr>
          <w:rStyle w:val="Strong"/>
          <w:b/>
        </w:rPr>
        <w:t>SUMÁRIO</w:t>
      </w:r>
    </w:p>
    <w:p>
      <w:pPr>
        <w:pStyle w:val="Normal"/>
        <w:jc w:val="center"/>
        <w:rPr>
          <w:rFonts w:cs="Arial"/>
          <w:szCs w:val="24"/>
        </w:rPr>
      </w:pPr>
      <w:r>
        <w:rPr>
          <w:rFonts w:cs="Arial"/>
          <w:szCs w:val="24"/>
        </w:rPr>
      </w:r>
    </w:p>
    <w:p>
      <w:pPr>
        <w:pStyle w:val="Normal"/>
        <w:jc w:val="center"/>
        <w:rPr/>
      </w:pPr>
      <w:r>
        <w:rPr/>
      </w:r>
    </w:p>
    <w:p>
      <w:pPr>
        <w:pStyle w:val="Sumrio1"/>
        <w:tabs>
          <w:tab w:val="left" w:pos="660" w:leader="none"/>
          <w:tab w:val="right" w:pos="9061" w:leader="dot"/>
        </w:tabs>
        <w:rPr>
          <w:rFonts w:ascii="Calibri" w:hAnsi="Calibri" w:eastAsia="" w:cs="" w:asciiTheme="minorHAnsi" w:cstheme="minorBidi" w:eastAsiaTheme="minorEastAsia" w:hAnsiTheme="minorHAnsi"/>
          <w:b w:val="false"/>
          <w:b w:val="false"/>
          <w:caps w:val="false"/>
          <w:smallCaps w:val="false"/>
          <w:color w:val="auto"/>
          <w:sz w:val="22"/>
          <w:lang w:eastAsia="pt-BR"/>
        </w:rPr>
      </w:pPr>
      <w:r>
        <w:fldChar w:fldCharType="begin"/>
      </w:r>
      <w:r>
        <w:rPr/>
        <w:instrText> TOC \o "1-3" \u \h</w:instrText>
      </w:r>
      <w:r>
        <w:rPr/>
        <w:fldChar w:fldCharType="separate"/>
      </w:r>
      <w:r>
        <w:rPr/>
        <w:t>1</w:t>
      </w:r>
      <w:r>
        <w:rPr>
          <w:rFonts w:eastAsia="" w:cs="" w:ascii="Calibri" w:hAnsi="Calibri" w:asciiTheme="minorHAnsi" w:cstheme="minorBidi" w:eastAsiaTheme="minorEastAsia" w:hAnsiTheme="minorHAnsi"/>
          <w:b w:val="false"/>
          <w:caps w:val="false"/>
          <w:smallCaps w:val="false"/>
          <w:color w:val="auto"/>
          <w:sz w:val="22"/>
          <w:lang w:eastAsia="pt-BR"/>
        </w:rPr>
        <w:tab/>
      </w:r>
      <w:r>
        <w:rPr/>
        <w:t>Introdução</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1.1</w:t>
      </w:r>
      <w:r>
        <w:rPr>
          <w:rFonts w:eastAsia="" w:ascii="Calibri" w:hAnsi="Calibri" w:asciiTheme="minorHAnsi" w:eastAsiaTheme="minorEastAsia" w:hAnsiTheme="minorHAnsi"/>
          <w:caps w:val="false"/>
          <w:smallCaps w:val="false"/>
          <w:sz w:val="22"/>
          <w:lang w:eastAsia="pt-BR"/>
        </w:rPr>
        <w:tab/>
      </w:r>
      <w:r>
        <w:rPr/>
        <w:t>Objetivo Geral</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1.2</w:t>
      </w:r>
      <w:r>
        <w:rPr>
          <w:rFonts w:eastAsia="" w:ascii="Calibri" w:hAnsi="Calibri" w:asciiTheme="minorHAnsi" w:eastAsiaTheme="minorEastAsia" w:hAnsiTheme="minorHAnsi"/>
          <w:caps w:val="false"/>
          <w:smallCaps w:val="false"/>
          <w:sz w:val="22"/>
          <w:lang w:eastAsia="pt-BR"/>
        </w:rPr>
        <w:tab/>
      </w:r>
      <w:r>
        <w:rPr/>
        <w:t>Objetivos Específicos</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1.3</w:t>
      </w:r>
      <w:r>
        <w:rPr>
          <w:rFonts w:eastAsia="" w:ascii="Calibri" w:hAnsi="Calibri" w:asciiTheme="minorHAnsi" w:eastAsiaTheme="minorEastAsia" w:hAnsiTheme="minorHAnsi"/>
          <w:caps w:val="false"/>
          <w:smallCaps w:val="false"/>
          <w:sz w:val="22"/>
          <w:lang w:eastAsia="pt-BR"/>
        </w:rPr>
        <w:tab/>
      </w:r>
      <w:r>
        <w:rPr/>
        <w:t>Metodologias</w:t>
        <w:tab/>
        <w:t>4</w:t>
      </w:r>
    </w:p>
    <w:p>
      <w:pPr>
        <w:pStyle w:val="Sumrio1"/>
        <w:tabs>
          <w:tab w:val="left" w:pos="660" w:leader="none"/>
          <w:tab w:val="right" w:pos="9061" w:leader="dot"/>
        </w:tabs>
        <w:rPr>
          <w:rFonts w:ascii="Calibri" w:hAnsi="Calibri" w:eastAsia="" w:cs="" w:asciiTheme="minorHAnsi" w:cstheme="minorBidi" w:eastAsiaTheme="minorEastAsia" w:hAnsiTheme="minorHAnsi"/>
          <w:b w:val="false"/>
          <w:b w:val="false"/>
          <w:caps w:val="false"/>
          <w:smallCaps w:val="false"/>
          <w:color w:val="auto"/>
          <w:sz w:val="22"/>
          <w:lang w:eastAsia="pt-BR"/>
        </w:rPr>
      </w:pPr>
      <w:r>
        <w:rPr/>
        <w:t>2</w:t>
      </w:r>
      <w:r>
        <w:rPr>
          <w:rFonts w:eastAsia="" w:cs="" w:ascii="Calibri" w:hAnsi="Calibri" w:asciiTheme="minorHAnsi" w:cstheme="minorBidi" w:eastAsiaTheme="minorEastAsia" w:hAnsiTheme="minorHAnsi"/>
          <w:b w:val="false"/>
          <w:caps w:val="false"/>
          <w:smallCaps w:val="false"/>
          <w:color w:val="auto"/>
          <w:sz w:val="22"/>
          <w:lang w:eastAsia="pt-BR"/>
        </w:rPr>
        <w:tab/>
      </w:r>
      <w:r>
        <w:rPr/>
        <w:t>TRABALHOS RELACIONADOS</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2.1</w:t>
      </w:r>
      <w:r>
        <w:rPr>
          <w:rFonts w:eastAsia="" w:ascii="Calibri" w:hAnsi="Calibri" w:asciiTheme="minorHAnsi" w:eastAsiaTheme="minorEastAsia" w:hAnsiTheme="minorHAnsi"/>
          <w:caps w:val="false"/>
          <w:smallCaps w:val="false"/>
          <w:sz w:val="22"/>
          <w:lang w:eastAsia="pt-BR"/>
        </w:rPr>
        <w:tab/>
      </w:r>
      <w:r>
        <w:rPr/>
        <w:t>CHEGA +</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2.2</w:t>
      </w:r>
      <w:r>
        <w:rPr>
          <w:rFonts w:eastAsia="" w:ascii="Calibri" w:hAnsi="Calibri" w:asciiTheme="minorHAnsi" w:eastAsiaTheme="minorEastAsia" w:hAnsiTheme="minorHAnsi"/>
          <w:caps w:val="false"/>
          <w:smallCaps w:val="false"/>
          <w:sz w:val="22"/>
          <w:lang w:eastAsia="pt-BR"/>
        </w:rPr>
        <w:tab/>
      </w:r>
      <w:r>
        <w:rPr/>
        <w:t>DONO DA BOLA</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2.3</w:t>
      </w:r>
      <w:r>
        <w:rPr>
          <w:rFonts w:eastAsia="" w:ascii="Calibri" w:hAnsi="Calibri" w:asciiTheme="minorHAnsi" w:eastAsiaTheme="minorEastAsia" w:hAnsiTheme="minorHAnsi"/>
          <w:caps w:val="false"/>
          <w:smallCaps w:val="false"/>
          <w:sz w:val="22"/>
          <w:lang w:eastAsia="pt-BR"/>
        </w:rPr>
        <w:tab/>
      </w:r>
      <w:r>
        <w:rPr/>
        <w:t>PELADEIROS</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2.4</w:t>
      </w:r>
      <w:r>
        <w:rPr>
          <w:rFonts w:eastAsia="" w:ascii="Calibri" w:hAnsi="Calibri" w:asciiTheme="minorHAnsi" w:eastAsiaTheme="minorEastAsia" w:hAnsiTheme="minorHAnsi"/>
          <w:caps w:val="false"/>
          <w:smallCaps w:val="false"/>
          <w:sz w:val="22"/>
          <w:lang w:eastAsia="pt-BR"/>
        </w:rPr>
        <w:tab/>
      </w:r>
      <w:r>
        <w:rPr/>
        <w:t>Considerações Finais</w:t>
        <w:tab/>
        <w:t>4</w:t>
      </w:r>
    </w:p>
    <w:p>
      <w:pPr>
        <w:pStyle w:val="Sumrio1"/>
        <w:tabs>
          <w:tab w:val="left" w:pos="660" w:leader="none"/>
          <w:tab w:val="right" w:pos="9061" w:leader="dot"/>
        </w:tabs>
        <w:rPr>
          <w:rFonts w:ascii="Calibri" w:hAnsi="Calibri" w:eastAsia="" w:cs="" w:asciiTheme="minorHAnsi" w:cstheme="minorBidi" w:eastAsiaTheme="minorEastAsia" w:hAnsiTheme="minorHAnsi"/>
          <w:b w:val="false"/>
          <w:b w:val="false"/>
          <w:caps w:val="false"/>
          <w:smallCaps w:val="false"/>
          <w:color w:val="auto"/>
          <w:sz w:val="22"/>
          <w:lang w:eastAsia="pt-BR"/>
        </w:rPr>
      </w:pPr>
      <w:r>
        <w:rPr/>
        <w:t>3</w:t>
      </w:r>
      <w:r>
        <w:rPr>
          <w:rFonts w:eastAsia="" w:cs="" w:ascii="Calibri" w:hAnsi="Calibri" w:asciiTheme="minorHAnsi" w:cstheme="minorBidi" w:eastAsiaTheme="minorEastAsia" w:hAnsiTheme="minorHAnsi"/>
          <w:b w:val="false"/>
          <w:caps w:val="false"/>
          <w:smallCaps w:val="false"/>
          <w:color w:val="auto"/>
          <w:sz w:val="22"/>
          <w:lang w:eastAsia="pt-BR"/>
        </w:rPr>
        <w:tab/>
      </w:r>
      <w:r>
        <w:rPr/>
        <w:t>TECNOLOGIAS UTILIZADAS</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3.1</w:t>
      </w:r>
      <w:r>
        <w:rPr>
          <w:rFonts w:eastAsia="" w:ascii="Calibri" w:hAnsi="Calibri" w:asciiTheme="minorHAnsi" w:eastAsiaTheme="minorEastAsia" w:hAnsiTheme="minorHAnsi"/>
          <w:caps w:val="false"/>
          <w:smallCaps w:val="false"/>
          <w:sz w:val="22"/>
          <w:lang w:eastAsia="pt-BR"/>
        </w:rPr>
        <w:tab/>
      </w:r>
      <w:r>
        <w:rPr/>
        <w:t>APLICATIVO ANDROID</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3.1.1</w:t>
      </w:r>
      <w:r>
        <w:rPr>
          <w:rFonts w:eastAsia="" w:cs="" w:ascii="Calibri" w:hAnsi="Calibri" w:asciiTheme="minorHAnsi" w:cstheme="minorBidi" w:eastAsiaTheme="minorEastAsia" w:hAnsiTheme="minorHAnsi"/>
          <w:sz w:val="22"/>
          <w:lang w:eastAsia="pt-BR"/>
        </w:rPr>
        <w:tab/>
      </w:r>
      <w:r>
        <w:rPr/>
        <w:t>Ionic</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3.2</w:t>
      </w:r>
      <w:r>
        <w:rPr>
          <w:rFonts w:eastAsia="" w:ascii="Calibri" w:hAnsi="Calibri" w:asciiTheme="minorHAnsi" w:eastAsiaTheme="minorEastAsia" w:hAnsiTheme="minorHAnsi"/>
          <w:caps w:val="false"/>
          <w:smallCaps w:val="false"/>
          <w:sz w:val="22"/>
          <w:lang w:eastAsia="pt-BR"/>
        </w:rPr>
        <w:tab/>
      </w:r>
      <w:r>
        <w:rPr/>
        <w:t>API Web service</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3.2.1</w:t>
      </w:r>
      <w:r>
        <w:rPr>
          <w:rFonts w:eastAsia="" w:cs="" w:ascii="Calibri" w:hAnsi="Calibri" w:asciiTheme="minorHAnsi" w:cstheme="minorBidi" w:eastAsiaTheme="minorEastAsia" w:hAnsiTheme="minorHAnsi"/>
          <w:sz w:val="22"/>
          <w:lang w:eastAsia="pt-BR"/>
        </w:rPr>
        <w:tab/>
      </w:r>
      <w:r>
        <w:rPr/>
        <w:t>PHP</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3.2.2</w:t>
      </w:r>
      <w:r>
        <w:rPr>
          <w:rFonts w:eastAsia="" w:cs="" w:ascii="Calibri" w:hAnsi="Calibri" w:asciiTheme="minorHAnsi" w:cstheme="minorBidi" w:eastAsiaTheme="minorEastAsia" w:hAnsiTheme="minorHAnsi"/>
          <w:sz w:val="22"/>
          <w:lang w:eastAsia="pt-BR"/>
        </w:rPr>
        <w:tab/>
      </w:r>
      <w:r>
        <w:rPr/>
        <w:t>Laravel</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3.2.3</w:t>
      </w:r>
      <w:r>
        <w:rPr>
          <w:rFonts w:eastAsia="" w:cs="" w:ascii="Calibri" w:hAnsi="Calibri" w:asciiTheme="minorHAnsi" w:cstheme="minorBidi" w:eastAsiaTheme="minorEastAsia" w:hAnsiTheme="minorHAnsi"/>
          <w:sz w:val="22"/>
          <w:lang w:eastAsia="pt-BR"/>
        </w:rPr>
        <w:tab/>
      </w:r>
      <w:r>
        <w:rPr/>
        <w:t>PostgreSQL</w:t>
        <w:tab/>
        <w:t>4</w:t>
      </w:r>
    </w:p>
    <w:p>
      <w:pPr>
        <w:pStyle w:val="Sumrio1"/>
        <w:tabs>
          <w:tab w:val="left" w:pos="660" w:leader="none"/>
          <w:tab w:val="right" w:pos="9061" w:leader="dot"/>
        </w:tabs>
        <w:rPr>
          <w:rFonts w:ascii="Calibri" w:hAnsi="Calibri" w:eastAsia="" w:cs="" w:asciiTheme="minorHAnsi" w:cstheme="minorBidi" w:eastAsiaTheme="minorEastAsia" w:hAnsiTheme="minorHAnsi"/>
          <w:b w:val="false"/>
          <w:b w:val="false"/>
          <w:caps w:val="false"/>
          <w:smallCaps w:val="false"/>
          <w:color w:val="auto"/>
          <w:sz w:val="22"/>
          <w:lang w:eastAsia="pt-BR"/>
        </w:rPr>
      </w:pPr>
      <w:r>
        <w:rPr/>
        <w:t>4</w:t>
      </w:r>
      <w:r>
        <w:rPr>
          <w:rFonts w:eastAsia="" w:cs="" w:ascii="Calibri" w:hAnsi="Calibri" w:asciiTheme="minorHAnsi" w:cstheme="minorBidi" w:eastAsiaTheme="minorEastAsia" w:hAnsiTheme="minorHAnsi"/>
          <w:b w:val="false"/>
          <w:caps w:val="false"/>
          <w:smallCaps w:val="false"/>
          <w:color w:val="auto"/>
          <w:sz w:val="22"/>
          <w:lang w:eastAsia="pt-BR"/>
        </w:rPr>
        <w:tab/>
      </w:r>
      <w:r>
        <w:rPr/>
        <w:t>ESTUDO DE CASO</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4.1</w:t>
      </w:r>
      <w:r>
        <w:rPr>
          <w:rFonts w:eastAsia="" w:ascii="Calibri" w:hAnsi="Calibri" w:asciiTheme="minorHAnsi" w:eastAsiaTheme="minorEastAsia" w:hAnsiTheme="minorHAnsi"/>
          <w:caps w:val="false"/>
          <w:smallCaps w:val="false"/>
          <w:sz w:val="22"/>
          <w:lang w:eastAsia="pt-BR"/>
        </w:rPr>
        <w:tab/>
      </w:r>
      <w:r>
        <w:rPr/>
        <w:t>Contextualização</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4.2</w:t>
      </w:r>
      <w:r>
        <w:rPr>
          <w:rFonts w:eastAsia="" w:ascii="Calibri" w:hAnsi="Calibri" w:asciiTheme="minorHAnsi" w:eastAsiaTheme="minorEastAsia" w:hAnsiTheme="minorHAnsi"/>
          <w:caps w:val="false"/>
          <w:smallCaps w:val="false"/>
          <w:sz w:val="22"/>
          <w:lang w:eastAsia="pt-BR"/>
        </w:rPr>
        <w:tab/>
      </w:r>
      <w:r>
        <w:rPr/>
        <w:t>Levantamento de Requisitos</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4.2.1</w:t>
      </w:r>
      <w:r>
        <w:rPr>
          <w:rFonts w:eastAsia="" w:cs="" w:ascii="Calibri" w:hAnsi="Calibri" w:asciiTheme="minorHAnsi" w:cstheme="minorBidi" w:eastAsiaTheme="minorEastAsia" w:hAnsiTheme="minorHAnsi"/>
          <w:sz w:val="22"/>
          <w:lang w:eastAsia="pt-BR"/>
        </w:rPr>
        <w:tab/>
      </w:r>
      <w:r>
        <w:rPr/>
        <w:t>Requisitos Funcionais</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4.2.2</w:t>
      </w:r>
      <w:r>
        <w:rPr>
          <w:rFonts w:eastAsia="" w:cs="" w:ascii="Calibri" w:hAnsi="Calibri" w:asciiTheme="minorHAnsi" w:cstheme="minorBidi" w:eastAsiaTheme="minorEastAsia" w:hAnsiTheme="minorHAnsi"/>
          <w:sz w:val="22"/>
          <w:lang w:eastAsia="pt-BR"/>
        </w:rPr>
        <w:tab/>
      </w:r>
      <w:r>
        <w:rPr/>
        <w:t>Regras de Negócio</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4.2.3</w:t>
      </w:r>
      <w:r>
        <w:rPr>
          <w:rFonts w:eastAsia="" w:cs="" w:ascii="Calibri" w:hAnsi="Calibri" w:asciiTheme="minorHAnsi" w:cstheme="minorBidi" w:eastAsiaTheme="minorEastAsia" w:hAnsiTheme="minorHAnsi"/>
          <w:sz w:val="22"/>
          <w:lang w:eastAsia="pt-BR"/>
        </w:rPr>
        <w:tab/>
      </w:r>
      <w:r>
        <w:rPr/>
        <w:t>Requisitos Não Funcionais</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4.2.4</w:t>
      </w:r>
      <w:r>
        <w:rPr>
          <w:rFonts w:eastAsia="" w:cs="" w:ascii="Calibri" w:hAnsi="Calibri" w:asciiTheme="minorHAnsi" w:cstheme="minorBidi" w:eastAsiaTheme="minorEastAsia" w:hAnsiTheme="minorHAnsi"/>
          <w:sz w:val="22"/>
          <w:lang w:eastAsia="pt-BR"/>
        </w:rPr>
        <w:tab/>
      </w:r>
      <w:r>
        <w:rPr/>
        <w:t>Requisitos Não Funcionais Tecnológicos</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4.3</w:t>
      </w:r>
      <w:r>
        <w:rPr>
          <w:rFonts w:eastAsia="" w:ascii="Calibri" w:hAnsi="Calibri" w:asciiTheme="minorHAnsi" w:eastAsiaTheme="minorEastAsia" w:hAnsiTheme="minorHAnsi"/>
          <w:caps w:val="false"/>
          <w:smallCaps w:val="false"/>
          <w:sz w:val="22"/>
          <w:lang w:eastAsia="pt-BR"/>
        </w:rPr>
        <w:tab/>
      </w:r>
      <w:r>
        <w:rPr/>
        <w:t>Diagramas de análise e modelagem do sistema</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4.3.1</w:t>
      </w:r>
      <w:r>
        <w:rPr>
          <w:rFonts w:eastAsia="" w:cs="" w:ascii="Calibri" w:hAnsi="Calibri" w:asciiTheme="minorHAnsi" w:cstheme="minorBidi" w:eastAsiaTheme="minorEastAsia" w:hAnsiTheme="minorHAnsi"/>
          <w:sz w:val="22"/>
          <w:lang w:eastAsia="pt-BR"/>
        </w:rPr>
        <w:tab/>
      </w:r>
      <w:r>
        <w:rPr/>
        <w:t>Diagrama de Casos de Uso Geral</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4.4</w:t>
      </w:r>
      <w:r>
        <w:rPr>
          <w:rFonts w:eastAsia="" w:ascii="Calibri" w:hAnsi="Calibri" w:asciiTheme="minorHAnsi" w:eastAsiaTheme="minorEastAsia" w:hAnsiTheme="minorHAnsi"/>
          <w:caps w:val="false"/>
          <w:smallCaps w:val="false"/>
          <w:sz w:val="22"/>
          <w:lang w:eastAsia="pt-BR"/>
        </w:rPr>
        <w:tab/>
      </w:r>
      <w:r>
        <w:rPr/>
        <w:t>Diagramas de Casos de Usos Complexos</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4.4.1</w:t>
      </w:r>
      <w:r>
        <w:rPr>
          <w:rFonts w:eastAsia="" w:cs="" w:ascii="Calibri" w:hAnsi="Calibri" w:asciiTheme="minorHAnsi" w:cstheme="minorBidi" w:eastAsiaTheme="minorEastAsia" w:hAnsiTheme="minorHAnsi"/>
          <w:sz w:val="22"/>
          <w:lang w:eastAsia="pt-BR"/>
        </w:rPr>
        <w:tab/>
      </w:r>
      <w:r>
        <w:rPr/>
        <w:t>Diagrama de Classes Conceitual</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4.4.2</w:t>
      </w:r>
      <w:r>
        <w:rPr>
          <w:rFonts w:eastAsia="" w:cs="" w:ascii="Calibri" w:hAnsi="Calibri" w:asciiTheme="minorHAnsi" w:cstheme="minorBidi" w:eastAsiaTheme="minorEastAsia" w:hAnsiTheme="minorHAnsi"/>
          <w:sz w:val="22"/>
          <w:lang w:eastAsia="pt-BR"/>
        </w:rPr>
        <w:tab/>
      </w:r>
      <w:r>
        <w:rPr/>
        <w:t>Diagrama de Classes de Implementação</w:t>
        <w:tab/>
        <w:t>4</w:t>
      </w:r>
    </w:p>
    <w:p>
      <w:pPr>
        <w:pStyle w:val="Sumrio1"/>
        <w:tabs>
          <w:tab w:val="left" w:pos="660" w:leader="none"/>
          <w:tab w:val="right" w:pos="9061" w:leader="dot"/>
        </w:tabs>
        <w:rPr>
          <w:rFonts w:ascii="Calibri" w:hAnsi="Calibri" w:eastAsia="" w:cs="" w:asciiTheme="minorHAnsi" w:cstheme="minorBidi" w:eastAsiaTheme="minorEastAsia" w:hAnsiTheme="minorHAnsi"/>
          <w:b w:val="false"/>
          <w:b w:val="false"/>
          <w:caps w:val="false"/>
          <w:smallCaps w:val="false"/>
          <w:color w:val="auto"/>
          <w:sz w:val="22"/>
          <w:lang w:eastAsia="pt-BR"/>
        </w:rPr>
      </w:pPr>
      <w:r>
        <w:rPr/>
        <w:t>5</w:t>
      </w:r>
      <w:r>
        <w:rPr>
          <w:rFonts w:eastAsia="" w:cs="" w:ascii="Calibri" w:hAnsi="Calibri" w:asciiTheme="minorHAnsi" w:cstheme="minorBidi" w:eastAsiaTheme="minorEastAsia" w:hAnsiTheme="minorHAnsi"/>
          <w:b w:val="false"/>
          <w:caps w:val="false"/>
          <w:smallCaps w:val="false"/>
          <w:color w:val="auto"/>
          <w:sz w:val="22"/>
          <w:lang w:eastAsia="pt-BR"/>
        </w:rPr>
        <w:tab/>
      </w:r>
      <w:r>
        <w:rPr/>
        <w:t>JOGA JUNTO</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5.1</w:t>
      </w:r>
      <w:r>
        <w:rPr>
          <w:rFonts w:eastAsia="" w:ascii="Calibri" w:hAnsi="Calibri" w:asciiTheme="minorHAnsi" w:eastAsiaTheme="minorEastAsia" w:hAnsiTheme="minorHAnsi"/>
          <w:caps w:val="false"/>
          <w:smallCaps w:val="false"/>
          <w:sz w:val="22"/>
          <w:lang w:eastAsia="pt-BR"/>
        </w:rPr>
        <w:tab/>
      </w:r>
      <w:r>
        <w:rPr/>
        <w:t>Diagramas de projeto</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5.1.1</w:t>
      </w:r>
      <w:r>
        <w:rPr>
          <w:rFonts w:eastAsia="" w:cs="" w:ascii="Calibri" w:hAnsi="Calibri" w:asciiTheme="minorHAnsi" w:cstheme="minorBidi" w:eastAsiaTheme="minorEastAsia" w:hAnsiTheme="minorHAnsi"/>
          <w:sz w:val="22"/>
          <w:lang w:eastAsia="pt-BR"/>
        </w:rPr>
        <w:tab/>
      </w:r>
      <w:r>
        <w:rPr/>
        <w:t>Diagrama Entidade Relacionamento</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5.1.2</w:t>
      </w:r>
      <w:r>
        <w:rPr>
          <w:rFonts w:eastAsia="" w:cs="" w:ascii="Calibri" w:hAnsi="Calibri" w:asciiTheme="minorHAnsi" w:cstheme="minorBidi" w:eastAsiaTheme="minorEastAsia" w:hAnsiTheme="minorHAnsi"/>
          <w:sz w:val="22"/>
          <w:lang w:eastAsia="pt-BR"/>
        </w:rPr>
        <w:tab/>
      </w:r>
      <w:r>
        <w:rPr/>
        <w:t>Diagrama de Atividades</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5.1.3</w:t>
      </w:r>
      <w:r>
        <w:rPr>
          <w:rFonts w:eastAsia="" w:cs="" w:ascii="Calibri" w:hAnsi="Calibri" w:asciiTheme="minorHAnsi" w:cstheme="minorBidi" w:eastAsiaTheme="minorEastAsia" w:hAnsiTheme="minorHAnsi"/>
          <w:sz w:val="22"/>
          <w:lang w:eastAsia="pt-BR"/>
        </w:rPr>
        <w:tab/>
      </w:r>
      <w:r>
        <w:rPr/>
        <w:t>Diagramas de Comunicação de Casos de Usos Complexos</w:t>
        <w:tab/>
        <w:t>4</w:t>
      </w:r>
    </w:p>
    <w:p>
      <w:pPr>
        <w:pStyle w:val="Sumrio3"/>
        <w:tabs>
          <w:tab w:val="left" w:pos="880" w:leader="none"/>
          <w:tab w:val="right" w:pos="9061" w:leader="dot"/>
        </w:tabs>
        <w:rPr>
          <w:rFonts w:ascii="Calibri" w:hAnsi="Calibri" w:eastAsia="" w:cs="" w:asciiTheme="minorHAnsi" w:cstheme="minorBidi" w:eastAsiaTheme="minorEastAsia" w:hAnsiTheme="minorHAnsi"/>
          <w:sz w:val="22"/>
          <w:lang w:eastAsia="pt-BR"/>
        </w:rPr>
      </w:pPr>
      <w:r>
        <w:rPr/>
        <w:t>5.1.4</w:t>
      </w:r>
      <w:r>
        <w:rPr>
          <w:rFonts w:eastAsia="" w:cs="" w:ascii="Calibri" w:hAnsi="Calibri" w:asciiTheme="minorHAnsi" w:cstheme="minorBidi" w:eastAsiaTheme="minorEastAsia" w:hAnsiTheme="minorHAnsi"/>
          <w:sz w:val="22"/>
          <w:lang w:eastAsia="pt-BR"/>
        </w:rPr>
        <w:tab/>
      </w:r>
      <w:r>
        <w:rPr/>
        <w:t>Diagrama de Implantação</w:t>
        <w:tab/>
        <w:t>4</w:t>
      </w:r>
    </w:p>
    <w:p>
      <w:pPr>
        <w:pStyle w:val="Sumrio2"/>
        <w:tabs>
          <w:tab w:val="left" w:pos="660" w:leader="none"/>
          <w:tab w:val="right" w:pos="9061" w:leader="dot"/>
        </w:tabs>
        <w:rPr>
          <w:rFonts w:ascii="Calibri" w:hAnsi="Calibri" w:eastAsia="" w:asciiTheme="minorHAnsi" w:eastAsiaTheme="minorEastAsia" w:hAnsiTheme="minorHAnsi"/>
          <w:caps w:val="false"/>
          <w:smallCaps w:val="false"/>
          <w:sz w:val="22"/>
          <w:lang w:eastAsia="pt-BR"/>
        </w:rPr>
      </w:pPr>
      <w:r>
        <w:rPr/>
        <w:t>5.2</w:t>
      </w:r>
      <w:r>
        <w:rPr>
          <w:rFonts w:eastAsia="" w:ascii="Calibri" w:hAnsi="Calibri" w:asciiTheme="minorHAnsi" w:eastAsiaTheme="minorEastAsia" w:hAnsiTheme="minorHAnsi"/>
          <w:caps w:val="false"/>
          <w:smallCaps w:val="false"/>
          <w:sz w:val="22"/>
          <w:lang w:eastAsia="pt-BR"/>
        </w:rPr>
        <w:tab/>
      </w:r>
      <w:r>
        <w:rPr/>
        <w:t>Aplicação desenvolvida</w:t>
        <w:tab/>
        <w:t>4</w:t>
      </w:r>
    </w:p>
    <w:p>
      <w:pPr>
        <w:pStyle w:val="Sumrio1"/>
        <w:tabs>
          <w:tab w:val="left" w:pos="660" w:leader="none"/>
          <w:tab w:val="right" w:pos="9061" w:leader="dot"/>
        </w:tabs>
        <w:rPr>
          <w:rFonts w:ascii="Calibri" w:hAnsi="Calibri" w:eastAsia="" w:cs="" w:asciiTheme="minorHAnsi" w:cstheme="minorBidi" w:eastAsiaTheme="minorEastAsia" w:hAnsiTheme="minorHAnsi"/>
          <w:b w:val="false"/>
          <w:b w:val="false"/>
          <w:caps w:val="false"/>
          <w:smallCaps w:val="false"/>
          <w:color w:val="auto"/>
          <w:sz w:val="22"/>
          <w:lang w:eastAsia="pt-BR"/>
        </w:rPr>
      </w:pPr>
      <w:r>
        <w:rPr/>
        <w:t>6</w:t>
      </w:r>
      <w:r>
        <w:rPr>
          <w:rFonts w:eastAsia="" w:cs="" w:ascii="Calibri" w:hAnsi="Calibri" w:asciiTheme="minorHAnsi" w:cstheme="minorBidi" w:eastAsiaTheme="minorEastAsia" w:hAnsiTheme="minorHAnsi"/>
          <w:b w:val="false"/>
          <w:caps w:val="false"/>
          <w:smallCaps w:val="false"/>
          <w:color w:val="auto"/>
          <w:sz w:val="22"/>
          <w:lang w:eastAsia="pt-BR"/>
        </w:rPr>
        <w:tab/>
      </w:r>
      <w:r>
        <w:rPr/>
        <w:t>CONCLUSÃO</w:t>
        <w:tab/>
        <w:t>4</w:t>
      </w:r>
    </w:p>
    <w:p>
      <w:pPr>
        <w:sectPr>
          <w:headerReference w:type="default" r:id="rId3"/>
          <w:type w:val="nextPage"/>
          <w:pgSz w:w="11906" w:h="16838"/>
          <w:pgMar w:left="1701" w:right="1134" w:header="709" w:top="1701" w:footer="0" w:bottom="1134" w:gutter="0"/>
          <w:pgNumType w:fmt="decimal"/>
          <w:formProt w:val="false"/>
          <w:textDirection w:val="lrTb"/>
          <w:docGrid w:type="default" w:linePitch="360" w:charSpace="0"/>
        </w:sectPr>
        <w:pStyle w:val="Sumrio1"/>
        <w:tabs>
          <w:tab w:val="right" w:pos="9061" w:leader="dot"/>
        </w:tabs>
        <w:rPr>
          <w:rFonts w:ascii="Calibri" w:hAnsi="Calibri" w:eastAsia="" w:cs="" w:asciiTheme="minorHAnsi" w:cstheme="minorBidi" w:eastAsiaTheme="minorEastAsia" w:hAnsiTheme="minorHAnsi"/>
          <w:b w:val="false"/>
          <w:b w:val="false"/>
          <w:caps w:val="false"/>
          <w:smallCaps w:val="false"/>
          <w:color w:val="auto"/>
          <w:sz w:val="22"/>
          <w:lang w:eastAsia="pt-BR"/>
        </w:rPr>
      </w:pPr>
      <w:r>
        <w:rPr/>
        <w:t>REFERÊNCIAS BIBLIOGRÁFICAS</w:t>
        <w:tab/>
        <w:t>4</w:t>
      </w:r>
    </w:p>
    <w:p>
      <w:pPr>
        <w:pStyle w:val="Ttulo1"/>
        <w:numPr>
          <w:ilvl w:val="0"/>
          <w:numId w:val="2"/>
        </w:numPr>
        <w:rPr/>
      </w:pPr>
      <w:bookmarkStart w:id="2" w:name="_Toc7608599"/>
      <w:r>
        <w:rPr/>
        <w:t>Introdução</w:t>
      </w:r>
      <w:r>
        <w:rPr/>
        <w:fldChar w:fldCharType="end"/>
      </w:r>
      <w:bookmarkEnd w:id="2"/>
    </w:p>
    <w:p>
      <w:pPr>
        <w:pStyle w:val="Normal"/>
        <w:rPr/>
      </w:pPr>
      <w:r>
        <w:rPr/>
      </w:r>
    </w:p>
    <w:p>
      <w:pPr>
        <w:pStyle w:val="ListParagraph"/>
        <w:rPr/>
      </w:pPr>
      <w:r>
        <w:rPr/>
        <w:t>O dia-a-dia atarefado oferece poucas oportunidades para manter contato com grupos de pessoas quem tem gostos em comum, fazendo com que muitas vezes se perca a motivação de praticar atividades esportivas em grupos, que dependem que alguém se proponha a organizar os encontros.</w:t>
      </w:r>
    </w:p>
    <w:p>
      <w:pPr>
        <w:pStyle w:val="ListParagraph"/>
        <w:rPr/>
      </w:pPr>
      <w:r>
        <w:rPr/>
        <w:t>A organização do encontro de um grupo é uma atividade árdua, pois consome tempo para entrar em contato com os participantes do encontro, cobrar a confirmação, ratear os custos e ainda haverá a cobrança por uma melhor organização do evento. Para que esse momento de lazer não se torne mais um fator estressante na rotina, a tecnologia vem como uma ferramenta para desonerar o organizar de várias dessas tarefas, e até mesmo dividir esse trabalho em mais de uma pessoa.</w:t>
      </w:r>
    </w:p>
    <w:p>
      <w:pPr>
        <w:pStyle w:val="ListParagraph"/>
        <w:rPr/>
      </w:pPr>
      <w:r>
        <w:rPr/>
        <w:t>A prática de esportes coletivos é recomendada por especialistas da área de saúde, pois além de contribuir para a saúde física, é muito importante como uma ferramenta para relaxar a mente com algo prazeroso. O software apresentado neste trabalho acadêmico tem como objetivo ser facilitador da organização de práticas de esportes coletivos, auxiliando o organizador a manter contato com os membros, disponibilizar listagem de participantes confirmados para todos os envolvidos, diminuindo a carga de informações solicitadas, ajudando no rateio de valores, e também na interação pós-evento dos membros.</w:t>
      </w:r>
    </w:p>
    <w:p>
      <w:pPr>
        <w:pStyle w:val="Normal"/>
        <w:rPr/>
      </w:pPr>
      <w:r>
        <w:rPr/>
      </w:r>
    </w:p>
    <w:p>
      <w:pPr>
        <w:pStyle w:val="Ttulo2"/>
        <w:numPr>
          <w:ilvl w:val="1"/>
          <w:numId w:val="2"/>
        </w:numPr>
        <w:ind w:left="0" w:hanging="0"/>
        <w:rPr/>
      </w:pPr>
      <w:bookmarkStart w:id="3" w:name="_Toc7608600"/>
      <w:r>
        <w:rPr/>
        <w:t>Objetivo Geral</w:t>
      </w:r>
      <w:bookmarkEnd w:id="3"/>
    </w:p>
    <w:p>
      <w:pPr>
        <w:pStyle w:val="Normal"/>
        <w:rPr/>
      </w:pPr>
      <w:r>
        <w:rPr/>
      </w:r>
    </w:p>
    <w:p>
      <w:pPr>
        <w:pStyle w:val="ListParagraph"/>
        <w:rPr/>
      </w:pPr>
      <w:r>
        <w:rPr/>
        <w:t>Criar um produto de software no formato de um aplicativo para Android que ajude as pessoas a organizarem eventos esportivos de maneira simples.</w:t>
      </w:r>
    </w:p>
    <w:p>
      <w:pPr>
        <w:pStyle w:val="Normal"/>
        <w:rPr/>
      </w:pPr>
      <w:r>
        <w:rPr/>
      </w:r>
    </w:p>
    <w:p>
      <w:pPr>
        <w:pStyle w:val="Ttulo2"/>
        <w:numPr>
          <w:ilvl w:val="1"/>
          <w:numId w:val="2"/>
        </w:numPr>
        <w:ind w:left="0" w:hanging="0"/>
        <w:rPr/>
      </w:pPr>
      <w:bookmarkStart w:id="4" w:name="_Toc7608601"/>
      <w:r>
        <w:rPr/>
        <w:t>Objetivos Específicos</w:t>
      </w:r>
      <w:bookmarkEnd w:id="4"/>
    </w:p>
    <w:p>
      <w:pPr>
        <w:pStyle w:val="Normal"/>
        <w:rPr/>
      </w:pPr>
      <w:r>
        <w:rPr/>
      </w:r>
    </w:p>
    <w:p>
      <w:pPr>
        <w:pStyle w:val="ListParagraph"/>
        <w:rPr/>
      </w:pPr>
      <w:r>
        <w:rPr/>
        <w:t>Fornecer uma ferramenta para que o usuário possa buscar em toda sua lista de contatos, bem como em locais próximos de sua localização, pessoas para praticar esportes coletivos em uma data e local definidos.</w:t>
      </w:r>
    </w:p>
    <w:p>
      <w:pPr>
        <w:pStyle w:val="ListParagraph"/>
        <w:rPr/>
      </w:pPr>
      <w:r>
        <w:rPr/>
        <w:t>Oferecer uma forma de pessoas que possuem poucos contatos, ou que simplesmente queiram praticar uma atividade esportiva, mas não possuem grupos para tal naquele momento, possam buscar em sua região partidas agendadas que estejam abertas a receber novos participantes.</w:t>
      </w:r>
    </w:p>
    <w:p>
      <w:pPr>
        <w:pStyle w:val="Normal"/>
        <w:rPr/>
      </w:pPr>
      <w:r>
        <w:rPr/>
      </w:r>
    </w:p>
    <w:p>
      <w:pPr>
        <w:pStyle w:val="Ttulo2"/>
        <w:numPr>
          <w:ilvl w:val="1"/>
          <w:numId w:val="2"/>
        </w:numPr>
        <w:ind w:left="0" w:hanging="0"/>
        <w:rPr/>
      </w:pPr>
      <w:bookmarkStart w:id="5" w:name="_Toc7608602"/>
      <w:r>
        <w:rPr/>
        <w:t>Metodologias</w:t>
      </w:r>
      <w:bookmarkEnd w:id="5"/>
    </w:p>
    <w:p>
      <w:pPr>
        <w:pStyle w:val="Normal"/>
        <w:rPr/>
      </w:pPr>
      <w:r>
        <w:rPr/>
      </w:r>
    </w:p>
    <w:p>
      <w:pPr>
        <w:pStyle w:val="ListParagraph"/>
        <w:rPr/>
      </w:pPr>
      <w:r>
        <w:rPr/>
        <w:t>A pesquisa pode ser considerada bibliográfica e documental, pois existe a necessidade de adquirir informações a respeito do uso das tecnologias na área esportiva.</w:t>
      </w:r>
    </w:p>
    <w:p>
      <w:pPr>
        <w:pStyle w:val="ListParagraph"/>
        <w:rPr/>
      </w:pPr>
      <w:r>
        <w:rPr/>
        <w:t>Para o desenvolvimento do aplicativo Joga Junto, será escrita uma API (</w:t>
      </w:r>
      <w:r>
        <w:rPr>
          <w:i/>
          <w:iCs/>
        </w:rPr>
        <w:t>Application Programming Interface</w:t>
      </w:r>
      <w:r>
        <w:rPr/>
        <w:t xml:space="preserve">) na linguagem PHP versão 7, utilizando o </w:t>
      </w:r>
      <w:r>
        <w:rPr>
          <w:i/>
        </w:rPr>
        <w:t>framework</w:t>
      </w:r>
      <w:r>
        <w:rPr/>
        <w:t xml:space="preserve"> Laravel na versão 5.7. Os dados serão armazenados em um SGBD (Sistema gerenciador de banco de dados) PostgreSQL versão 11, e para o aplicativo utilizado Android nativo, com a ferramenta Android Studio.</w:t>
      </w:r>
    </w:p>
    <w:p>
      <w:pPr>
        <w:pStyle w:val="ListParagraph"/>
        <w:rPr/>
      </w:pPr>
      <w:r>
        <w:rPr/>
        <w:t>A documentação será desenvolvida utilizando a linguagem visual UML, com a ferramenta Astah (versão estudante), e o banco de dados será modelado em Mysql Workbench.</w:t>
      </w:r>
    </w:p>
    <w:p>
      <w:pPr>
        <w:pStyle w:val="ListParagraph"/>
        <w:rPr/>
      </w:pPr>
      <w:r>
        <w:rPr/>
        <w:t>A escolha por criar uma API para concentrar o processamento e armazenamento dos dados, tem o objetivo de diminuir o uso de recursos dos dispositivos móveis, e a futura disponibilização dos dados em outras plataformas. Além disso, há a necessidade de compartilhamento de informações entre os usuários, alertas de notificações e histórico de avaliações.</w:t>
      </w:r>
    </w:p>
    <w:p>
      <w:pPr>
        <w:pStyle w:val="ListParagraph"/>
        <w:rPr/>
      </w:pPr>
      <w:r>
        <w:rPr/>
        <w:t xml:space="preserve">De acordo com Gomes (2019), bancos de dados relacionais têm a função de armazenar e relacionar informações através de campos chave em tabelas distintas. Devido à estimativa de volume de dados, optou-se pelo uso do PostgreSQL, por ser reconhecidamente uma ferramenta robusta, </w:t>
      </w:r>
      <w:r>
        <w:rPr>
          <w:i/>
        </w:rPr>
        <w:t>Open source</w:t>
      </w:r>
      <w:r>
        <w:rPr/>
        <w:t xml:space="preserve">, e a linguagem plpgsql oferece inúmeros recursos para criação de funções e </w:t>
      </w:r>
      <w:r>
        <w:rPr>
          <w:i/>
          <w:iCs/>
        </w:rPr>
        <w:t>procedures</w:t>
      </w:r>
      <w:r>
        <w:rPr/>
        <w:t xml:space="preserve"> que ajudarão a garantir a qualidade do produto. Além disso, conta com uma comunidade muito atuante, que proporciona fácil acesso a soluções para quaisquer desafios encontrados no desenvolvimento.</w:t>
      </w:r>
    </w:p>
    <w:p>
      <w:pPr>
        <w:pStyle w:val="ListParagraph"/>
        <w:rPr/>
      </w:pPr>
      <w:r>
        <w:rPr/>
        <w:t xml:space="preserve">O trabalho do pré-processamento das informações será executado em ambiente </w:t>
      </w:r>
      <w:r>
        <w:rPr>
          <w:i/>
        </w:rPr>
        <w:t>web</w:t>
      </w:r>
      <w:r>
        <w:rPr/>
        <w:t xml:space="preserve">, utilizando o </w:t>
      </w:r>
      <w:r>
        <w:rPr>
          <w:i/>
        </w:rPr>
        <w:t>framework</w:t>
      </w:r>
      <w:r>
        <w:rPr/>
        <w:t xml:space="preserve"> Laravel, com a linguagem PHP. A opção por esta, entre várias alternativas, se dá por ser uma linguagem de fácil acesso, vasto suporte, que permite alto escalonamento da aplicação. De acordo com Otwell (2019), Laravel é um </w:t>
      </w:r>
      <w:r>
        <w:rPr>
          <w:i/>
        </w:rPr>
        <w:t>framework</w:t>
      </w:r>
      <w:r>
        <w:rPr/>
        <w:t xml:space="preserve"> que dá suporte a uma série de funções de base, como um ORM (</w:t>
      </w:r>
      <w:r>
        <w:rPr>
          <w:i/>
          <w:iCs/>
        </w:rPr>
        <w:t>Object Relation Mapping</w:t>
      </w:r>
      <w:r>
        <w:rPr/>
        <w:t>), envio de e-mail, controle de autenticação, segurança de nível acesso, e tudo isso com uma estrutura MVC (</w:t>
      </w:r>
      <w:r>
        <w:rPr>
          <w:i/>
          <w:iCs/>
        </w:rPr>
        <w:t>Model View Controlller</w:t>
      </w:r>
      <w:r>
        <w:rPr/>
        <w:t>) muito bem definida, que faz bom uso dos principais padrões de projeto.</w:t>
      </w:r>
    </w:p>
    <w:p>
      <w:pPr>
        <w:pStyle w:val="ListParagraph"/>
        <w:rPr>
          <w:rFonts w:eastAsia="Times New Roman" w:cs="Times New Roman"/>
          <w:color w:val="000000"/>
          <w:szCs w:val="24"/>
        </w:rPr>
      </w:pPr>
      <w:r>
        <w:rPr/>
        <w:br/>
        <w:b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ListParagraph"/>
        <w:rPr>
          <w:rFonts w:eastAsia="Times New Roman" w:cs="Times New Roman"/>
          <w:color w:val="000000"/>
          <w:szCs w:val="24"/>
        </w:rPr>
      </w:pPr>
      <w:r>
        <w:rPr>
          <w:rFonts w:eastAsia="Times New Roman" w:cs="Times New Roman"/>
          <w:color w:val="000000"/>
          <w:szCs w:val="24"/>
        </w:rPr>
      </w:r>
    </w:p>
    <w:p>
      <w:pPr>
        <w:pStyle w:val="Ttulo1"/>
        <w:numPr>
          <w:ilvl w:val="0"/>
          <w:numId w:val="2"/>
        </w:numPr>
        <w:rPr/>
      </w:pPr>
      <w:bookmarkStart w:id="6" w:name="_Toc7608603"/>
      <w:r>
        <w:rPr/>
        <w:t>TRABALHOS RELACIONADOS</w:t>
      </w:r>
      <w:bookmarkEnd w:id="6"/>
    </w:p>
    <w:p>
      <w:pPr>
        <w:pStyle w:val="Ttulo2"/>
        <w:numPr>
          <w:ilvl w:val="1"/>
          <w:numId w:val="2"/>
        </w:numPr>
        <w:ind w:left="0" w:hanging="0"/>
        <w:rPr/>
      </w:pPr>
      <w:bookmarkStart w:id="7" w:name="_Toc7608604"/>
      <w:r>
        <w:rPr/>
        <w:t>CHEGA +</w:t>
      </w:r>
      <w:bookmarkEnd w:id="7"/>
      <w:r>
        <w:rPr/>
        <w:t xml:space="preserve"> </w:t>
      </w:r>
    </w:p>
    <w:p>
      <w:pPr>
        <w:pStyle w:val="Normal"/>
        <w:rPr/>
      </w:pPr>
      <w:r>
        <w:rPr/>
      </w:r>
    </w:p>
    <w:p>
      <w:pPr>
        <w:pStyle w:val="ListParagraph"/>
        <w:rPr/>
      </w:pPr>
      <w:r>
        <w:rPr/>
        <w:t>O Chega+ é o aplicativo para organizar grupos de futebol mais bem avaliado entre os encontrados. Permite que todos os jogadores do grupo participem da administração das partidas. Conta com recursos como confirmação de presença, sorteio de times, atribuição de notas aos jogadores, controle financeiro entre outros (CHEGAMAISAPP.COM, 2019).</w:t>
      </w:r>
    </w:p>
    <w:p>
      <w:pPr>
        <w:pStyle w:val="LegendadeQuadro"/>
        <w:rPr/>
      </w:pPr>
      <w:r>
        <w:rPr/>
        <w:drawing>
          <wp:inline distT="19050" distB="12065" distL="19050" distR="12065">
            <wp:extent cx="5760085" cy="3836035"/>
            <wp:effectExtent l="0" t="0" r="0" b="0"/>
            <wp:docPr id="1" name="Imagem 4" descr="chega+ - fig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descr="chega+ - figura 1.png"/>
                    <pic:cNvPicPr>
                      <a:picLocks noChangeAspect="1" noChangeArrowheads="1"/>
                    </pic:cNvPicPr>
                  </pic:nvPicPr>
                  <pic:blipFill>
                    <a:blip r:embed="rId4"/>
                    <a:stretch>
                      <a:fillRect/>
                    </a:stretch>
                  </pic:blipFill>
                  <pic:spPr bwMode="auto">
                    <a:xfrm>
                      <a:off x="0" y="0"/>
                      <a:ext cx="5760085" cy="3836035"/>
                    </a:xfrm>
                    <a:prstGeom prst="rect">
                      <a:avLst/>
                    </a:prstGeom>
                    <a:ln w="12700">
                      <a:solidFill>
                        <a:srgbClr val="000000"/>
                      </a:solidFill>
                    </a:ln>
                  </pic:spPr>
                </pic:pic>
              </a:graphicData>
            </a:graphic>
          </wp:inline>
        </w:drawing>
      </w:r>
    </w:p>
    <w:p>
      <w:pPr>
        <w:pStyle w:val="Caption"/>
        <w:rPr/>
      </w:pPr>
      <w:bookmarkStart w:id="8" w:name="_Toc8829667"/>
      <w:r>
        <w:rPr/>
        <w:t xml:space="preserve">Figura </w:t>
      </w:r>
      <w:r>
        <w:rPr/>
        <w:fldChar w:fldCharType="begin"/>
      </w:r>
      <w:r>
        <w:rPr/>
        <w:instrText> SEQ Figura \* ARABIC </w:instrText>
      </w:r>
      <w:r>
        <w:rPr/>
        <w:fldChar w:fldCharType="separate"/>
      </w:r>
      <w:r>
        <w:rPr/>
        <w:t>1</w:t>
      </w:r>
      <w:r>
        <w:rPr/>
        <w:fldChar w:fldCharType="end"/>
      </w:r>
      <w:r>
        <w:rPr/>
        <w:t xml:space="preserve"> - APLICATIVO CHEGA +</w:t>
      </w:r>
      <w:bookmarkEnd w:id="8"/>
    </w:p>
    <w:p>
      <w:pPr>
        <w:pStyle w:val="Normal"/>
        <w:rPr/>
      </w:pPr>
      <w:r>
        <w:rPr/>
      </w:r>
    </w:p>
    <w:p>
      <w:pPr>
        <w:pStyle w:val="Ttulo2"/>
        <w:numPr>
          <w:ilvl w:val="1"/>
          <w:numId w:val="2"/>
        </w:numPr>
        <w:ind w:left="0" w:hanging="0"/>
        <w:rPr/>
      </w:pPr>
      <w:bookmarkStart w:id="9" w:name="_Toc7608605"/>
      <w:r>
        <w:rPr/>
        <w:t>DONO DA BOLA</w:t>
      </w:r>
      <w:bookmarkEnd w:id="9"/>
    </w:p>
    <w:p>
      <w:pPr>
        <w:pStyle w:val="Normal"/>
        <w:rPr/>
      </w:pPr>
      <w:r>
        <w:rPr/>
      </w:r>
    </w:p>
    <w:p>
      <w:pPr>
        <w:pStyle w:val="ListParagraph"/>
        <w:rPr/>
      </w:pPr>
      <w:r>
        <w:rPr/>
        <w:t>Dono da bola é um aplicativo facilitador para o organizador da pelada, oferece funções como inserir contatos da lista, despesas, controle de recebimento, e ainda um recurso interessante de envio de e-mail com informações sobre última pelada jogada para os demais jogadores. O aplicativo é disponibilizado apenas na plataforma IOS (APPLESTORE, 2018).</w:t>
      </w:r>
    </w:p>
    <w:p>
      <w:pPr>
        <w:pStyle w:val="LegendadeQuadro"/>
        <w:rPr/>
      </w:pPr>
      <w:r>
        <w:rPr/>
        <w:drawing>
          <wp:inline distT="19050" distB="14605" distL="19050" distR="12065">
            <wp:extent cx="5760085" cy="2785745"/>
            <wp:effectExtent l="0" t="0" r="0" b="0"/>
            <wp:docPr id="2" name="Imagem 5" descr="DONO DA BOLA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 descr="DONO DA BOLA - 2.png"/>
                    <pic:cNvPicPr>
                      <a:picLocks noChangeAspect="1" noChangeArrowheads="1"/>
                    </pic:cNvPicPr>
                  </pic:nvPicPr>
                  <pic:blipFill>
                    <a:blip r:embed="rId5"/>
                    <a:stretch>
                      <a:fillRect/>
                    </a:stretch>
                  </pic:blipFill>
                  <pic:spPr bwMode="auto">
                    <a:xfrm>
                      <a:off x="0" y="0"/>
                      <a:ext cx="5760085" cy="2785745"/>
                    </a:xfrm>
                    <a:prstGeom prst="rect">
                      <a:avLst/>
                    </a:prstGeom>
                  </pic:spPr>
                </pic:pic>
              </a:graphicData>
            </a:graphic>
          </wp:inline>
        </w:drawing>
      </w:r>
    </w:p>
    <w:p>
      <w:pPr>
        <w:pStyle w:val="Caption"/>
        <w:rPr/>
      </w:pPr>
      <w:bookmarkStart w:id="10" w:name="_Toc8829668"/>
      <w:r>
        <w:rPr/>
        <w:t xml:space="preserve">Figura </w:t>
      </w:r>
      <w:r>
        <w:rPr/>
        <w:fldChar w:fldCharType="begin"/>
      </w:r>
      <w:r>
        <w:rPr/>
        <w:instrText> SEQ Figura \* ARABIC </w:instrText>
      </w:r>
      <w:r>
        <w:rPr/>
        <w:fldChar w:fldCharType="separate"/>
      </w:r>
      <w:r>
        <w:rPr/>
        <w:t>2</w:t>
      </w:r>
      <w:r>
        <w:rPr/>
        <w:fldChar w:fldCharType="end"/>
      </w:r>
      <w:r>
        <w:rPr/>
        <w:t xml:space="preserve"> - APLICATIVO DONO DA BOLA</w:t>
      </w:r>
      <w:bookmarkEnd w:id="10"/>
    </w:p>
    <w:p>
      <w:pPr>
        <w:pStyle w:val="Normal"/>
        <w:rPr/>
      </w:pPr>
      <w:r>
        <w:rPr/>
      </w:r>
    </w:p>
    <w:p>
      <w:pPr>
        <w:pStyle w:val="Ttulo2"/>
        <w:numPr>
          <w:ilvl w:val="1"/>
          <w:numId w:val="2"/>
        </w:numPr>
        <w:ind w:left="0" w:hanging="0"/>
        <w:rPr/>
      </w:pPr>
      <w:bookmarkStart w:id="11" w:name="_Toc7608606"/>
      <w:r>
        <w:rPr/>
        <w:t>PELADEIROS</w:t>
      </w:r>
      <w:bookmarkEnd w:id="11"/>
    </w:p>
    <w:p>
      <w:pPr>
        <w:pStyle w:val="Normal"/>
        <w:rPr/>
      </w:pPr>
      <w:r>
        <w:rPr/>
      </w:r>
    </w:p>
    <w:p>
      <w:pPr>
        <w:pStyle w:val="ListParagraph"/>
        <w:rPr/>
      </w:pPr>
      <w:r>
        <w:rPr/>
        <w:t>Peladeiros, assim como os demais, foca na gestão do evento esportivo. O que o difere dos demais são os recursos disponíveis, pois conta com funções básicas como criação de times, controle financeiro, artilharia, histórico e outros recursos mais avançados como distribuição de jogadores por nível técnico para equilíbrio das equipes, criação de grupos, envio de SMS para a lista dos envolvidos com avisos relacionados ao evento. Um ponto importante é que não conta com lista de confirmação de presentes (PELADEIROS, 2019).</w:t>
      </w:r>
    </w:p>
    <w:p>
      <w:pPr>
        <w:pStyle w:val="LegendadeQuadro"/>
        <w:rPr/>
      </w:pPr>
      <w:r>
        <w:rPr/>
        <w:drawing>
          <wp:inline distT="19050" distB="28575" distL="19050" distR="19050">
            <wp:extent cx="5334000" cy="3133725"/>
            <wp:effectExtent l="0" t="0" r="0" b="0"/>
            <wp:docPr id="3" name="Imagem 6" descr="peladeiros 1 - fig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descr="peladeiros 1 - figura 3.png"/>
                    <pic:cNvPicPr>
                      <a:picLocks noChangeAspect="1" noChangeArrowheads="1"/>
                    </pic:cNvPicPr>
                  </pic:nvPicPr>
                  <pic:blipFill>
                    <a:blip r:embed="rId6"/>
                    <a:stretch>
                      <a:fillRect/>
                    </a:stretch>
                  </pic:blipFill>
                  <pic:spPr bwMode="auto">
                    <a:xfrm>
                      <a:off x="0" y="0"/>
                      <a:ext cx="5334000" cy="3133725"/>
                    </a:xfrm>
                    <a:prstGeom prst="rect">
                      <a:avLst/>
                    </a:prstGeom>
                  </pic:spPr>
                </pic:pic>
              </a:graphicData>
            </a:graphic>
          </wp:inline>
        </w:drawing>
      </w:r>
    </w:p>
    <w:p>
      <w:pPr>
        <w:pStyle w:val="Caption"/>
        <w:rPr/>
      </w:pPr>
      <w:bookmarkStart w:id="12" w:name="_Toc8829669"/>
      <w:r>
        <w:rPr/>
        <w:t xml:space="preserve">Figura </w:t>
      </w:r>
      <w:r>
        <w:rPr/>
        <w:fldChar w:fldCharType="begin"/>
      </w:r>
      <w:r>
        <w:rPr/>
        <w:instrText> SEQ Figura \* ARABIC </w:instrText>
      </w:r>
      <w:r>
        <w:rPr/>
        <w:fldChar w:fldCharType="separate"/>
      </w:r>
      <w:r>
        <w:rPr/>
        <w:t>3</w:t>
      </w:r>
      <w:r>
        <w:rPr/>
        <w:fldChar w:fldCharType="end"/>
      </w:r>
      <w:r>
        <w:rPr/>
        <w:t xml:space="preserve"> - aplicativo peladeiros i</w:t>
      </w:r>
      <w:bookmarkEnd w:id="12"/>
    </w:p>
    <w:p>
      <w:pPr>
        <w:pStyle w:val="LegendadeQuadro"/>
        <w:rPr/>
      </w:pPr>
      <w:r>
        <w:rPr/>
        <w:drawing>
          <wp:inline distT="19050" distB="19050" distL="19050" distR="19050">
            <wp:extent cx="5334000" cy="3162300"/>
            <wp:effectExtent l="0" t="0" r="0" b="0"/>
            <wp:docPr id="4" name="Imagem 7" descr="peladeiros 2 - figur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7" descr="peladeiros 2 - figura 4.png"/>
                    <pic:cNvPicPr>
                      <a:picLocks noChangeAspect="1" noChangeArrowheads="1"/>
                    </pic:cNvPicPr>
                  </pic:nvPicPr>
                  <pic:blipFill>
                    <a:blip r:embed="rId7"/>
                    <a:stretch>
                      <a:fillRect/>
                    </a:stretch>
                  </pic:blipFill>
                  <pic:spPr bwMode="auto">
                    <a:xfrm>
                      <a:off x="0" y="0"/>
                      <a:ext cx="5334000" cy="3162300"/>
                    </a:xfrm>
                    <a:prstGeom prst="rect">
                      <a:avLst/>
                    </a:prstGeom>
                  </pic:spPr>
                </pic:pic>
              </a:graphicData>
            </a:graphic>
          </wp:inline>
        </w:drawing>
      </w:r>
    </w:p>
    <w:p>
      <w:pPr>
        <w:pStyle w:val="Caption"/>
        <w:rPr/>
      </w:pPr>
      <w:bookmarkStart w:id="13" w:name="_Toc8829670"/>
      <w:r>
        <w:rPr/>
        <w:t xml:space="preserve">Figura </w:t>
      </w:r>
      <w:r>
        <w:rPr/>
        <w:fldChar w:fldCharType="begin"/>
      </w:r>
      <w:r>
        <w:rPr/>
        <w:instrText> SEQ Figura \* ARABIC </w:instrText>
      </w:r>
      <w:r>
        <w:rPr/>
        <w:fldChar w:fldCharType="separate"/>
      </w:r>
      <w:r>
        <w:rPr/>
        <w:t>4</w:t>
      </w:r>
      <w:r>
        <w:rPr/>
        <w:fldChar w:fldCharType="end"/>
      </w:r>
      <w:r>
        <w:rPr/>
        <w:t xml:space="preserve"> - aplicativo peladeiros ii</w:t>
      </w:r>
      <w:bookmarkEnd w:id="13"/>
    </w:p>
    <w:p>
      <w:pPr>
        <w:pStyle w:val="Normal"/>
        <w:rPr/>
      </w:pPr>
      <w:r>
        <w:rPr/>
      </w:r>
    </w:p>
    <w:p>
      <w:pPr>
        <w:pStyle w:val="Ttulo2"/>
        <w:numPr>
          <w:ilvl w:val="1"/>
          <w:numId w:val="2"/>
        </w:numPr>
        <w:ind w:left="0" w:hanging="0"/>
        <w:rPr/>
      </w:pPr>
      <w:bookmarkStart w:id="14" w:name="_Toc7608607"/>
      <w:r>
        <w:rPr/>
        <w:t>Considerações Finais</w:t>
      </w:r>
      <w:bookmarkEnd w:id="14"/>
    </w:p>
    <w:p>
      <w:pPr>
        <w:pStyle w:val="Normal"/>
        <w:rPr/>
      </w:pPr>
      <w:r>
        <w:rPr/>
      </w:r>
    </w:p>
    <w:p>
      <w:pPr>
        <w:pStyle w:val="ListParagraph"/>
        <w:rPr/>
      </w:pPr>
      <w:r>
        <w:rPr/>
        <w:t>Analisando as soluções que tem propósito semelhante ao projeto, alguns pontos diferem, como no caso do Peladeiros, que possui uma série de funcionalidades na modalidade gratuita, mas não possui confirmação, e este é um recurso que em grupos pequenos tem grande importância.</w:t>
      </w:r>
    </w:p>
    <w:p>
      <w:pPr>
        <w:pStyle w:val="ListParagraph"/>
        <w:rPr/>
      </w:pPr>
      <w:r>
        <w:rPr/>
        <w:t>No caso do Aplicativo Dono da Bola, a facilidade e simplicidade se destacam, bem como a clareza das informações apresentadas, no entanto atende apenas o público que dispõe de dispositivos com sistema IOS.</w:t>
      </w:r>
    </w:p>
    <w:p>
      <w:pPr>
        <w:pStyle w:val="ListParagraph"/>
        <w:rPr/>
      </w:pPr>
      <w:r>
        <w:rPr/>
        <w:t>Já o Aplicativo Chega+ possui recursos necessários para organização de partidas entre amigos, o ponto baixo desse aplicativo é a execução, uma vez que possui muitas reclamações sobre funções simples, como sorteio de equipes.</w:t>
      </w:r>
    </w:p>
    <w:p>
      <w:pPr>
        <w:pStyle w:val="ListParagraph"/>
        <w:rPr/>
      </w:pPr>
      <w:r>
        <w:rPr/>
        <w:t xml:space="preserve">O aplicativo proposto irá possibilitar a interação entre jogadores e organizadores que não se conhecem, não possuem contatos para encontrar eventos e jogadores disponíveis na região, função que os aplicativos analisados não apresentam. </w:t>
      </w:r>
    </w:p>
    <w:p>
      <w:pPr>
        <w:pStyle w:val="Normal"/>
        <w:spacing w:lineRule="auto" w:line="259" w:before="0" w:after="160"/>
        <w:jc w:val="left"/>
        <w:rPr/>
      </w:pPr>
      <w:r>
        <w:rPr/>
        <w:br/>
      </w:r>
    </w:p>
    <w:p>
      <w:pPr>
        <w:pStyle w:val="Normal"/>
        <w:spacing w:lineRule="auto" w:line="259" w:before="0" w:after="160"/>
        <w:jc w:val="left"/>
        <w:rPr/>
      </w:pPr>
      <w:r>
        <w:rPr/>
      </w:r>
    </w:p>
    <w:p>
      <w:pPr>
        <w:pStyle w:val="Normal"/>
        <w:spacing w:lineRule="auto" w:line="259" w:before="0" w:after="160"/>
        <w:jc w:val="left"/>
        <w:rPr/>
      </w:pPr>
      <w:r>
        <w:rPr/>
      </w:r>
    </w:p>
    <w:p>
      <w:pPr>
        <w:pStyle w:val="Normal"/>
        <w:spacing w:lineRule="auto" w:line="259" w:before="0" w:after="160"/>
        <w:jc w:val="left"/>
        <w:rPr/>
      </w:pPr>
      <w:r>
        <w:rPr/>
      </w:r>
    </w:p>
    <w:p>
      <w:pPr>
        <w:pStyle w:val="Ttulo1"/>
        <w:numPr>
          <w:ilvl w:val="0"/>
          <w:numId w:val="2"/>
        </w:numPr>
        <w:rPr/>
      </w:pPr>
      <w:bookmarkStart w:id="15" w:name="_Toc7608608"/>
      <w:r>
        <w:rPr/>
        <w:t>TECNOLOGIAS UTILIZADAS</w:t>
      </w:r>
      <w:bookmarkEnd w:id="15"/>
    </w:p>
    <w:p>
      <w:pPr>
        <w:pStyle w:val="Normal"/>
        <w:rPr/>
      </w:pPr>
      <w:ins w:id="0" w:author="Autor desconhecido" w:date="2019-06-25T19:27:52Z">
        <w:r>
          <w:rPr/>
        </w:r>
      </w:ins>
    </w:p>
    <w:p>
      <w:pPr>
        <w:pStyle w:val="Normal"/>
        <w:rPr/>
      </w:pPr>
      <w:ins w:id="1" w:author="Autor desconhecido" w:date="2019-06-25T19:27:52Z">
        <w:r>
          <w:rPr/>
          <w:t xml:space="preserve">O mercado de desenvolvimento </w:t>
        </w:r>
      </w:ins>
      <w:ins w:id="2" w:author="Autor desconhecido" w:date="2019-06-25T19:27:52Z">
        <w:r>
          <w:rPr>
            <w:i/>
            <w:iCs/>
          </w:rPr>
          <w:t>mobile</w:t>
        </w:r>
      </w:ins>
      <w:ins w:id="3" w:author="Autor desconhecido" w:date="2019-06-25T19:27:52Z">
        <w:r>
          <w:rPr>
            <w:i w:val="false"/>
            <w:iCs w:val="false"/>
          </w:rPr>
          <w:t xml:space="preserve"> está em franca ascensão </w:t>
        </w:r>
      </w:ins>
      <w:ins w:id="4" w:author="Autor desconhecido" w:date="2019-06-25T19:27:52Z">
        <w:r>
          <w:rPr>
            <w:i w:val="false"/>
            <w:iCs w:val="false"/>
          </w:rPr>
          <w:t xml:space="preserve">conforme pesquisa do serasa experian, </w:t>
        </w:r>
      </w:ins>
      <w:ins w:id="5" w:author="Autor desconhecido" w:date="2019-06-25T19:27:52Z">
        <w:r>
          <w:rPr>
            <w:i w:val="false"/>
            <w:iCs w:val="false"/>
          </w:rPr>
          <w:t>e com isso, muitas tecnologias e ferramentas promissoras se apresentam para o desenvolvimento, e um estudo foi feito para buscar a que melhor se adapta aos anseios do aplicativo.</w:t>
        </w:r>
      </w:ins>
    </w:p>
    <w:p>
      <w:pPr>
        <w:pStyle w:val="Normal"/>
        <w:rPr/>
      </w:pPr>
      <w:r>
        <w:rPr/>
      </w:r>
    </w:p>
    <w:p>
      <w:pPr>
        <w:pStyle w:val="Ttulo2"/>
        <w:numPr>
          <w:ilvl w:val="1"/>
          <w:numId w:val="2"/>
        </w:numPr>
        <w:ind w:left="0" w:hanging="0"/>
        <w:rPr/>
      </w:pPr>
      <w:bookmarkStart w:id="16" w:name="__RefHeading___Toc3445_205772207"/>
      <w:bookmarkStart w:id="17" w:name="_Toc7608609"/>
      <w:bookmarkEnd w:id="16"/>
      <w:r>
        <w:rPr/>
        <w:t>APLICATIVO ANDROID</w:t>
      </w:r>
      <w:bookmarkEnd w:id="17"/>
    </w:p>
    <w:p>
      <w:pPr>
        <w:pStyle w:val="Normal"/>
        <w:rPr/>
      </w:pPr>
      <w:ins w:id="6" w:author="Autor desconhecido" w:date="2019-06-25T21:57:43Z">
        <w:r>
          <w:rPr/>
          <w:t xml:space="preserve">Para o desenvolvimento do aplicativo, </w:t>
        </w:r>
      </w:ins>
      <w:ins w:id="7" w:author="Autor desconhecido" w:date="2019-06-25T21:58:07Z">
        <w:r>
          <w:rPr/>
          <w:t>apresentamos as tecnologias</w:t>
        </w:r>
      </w:ins>
      <w:ins w:id="8" w:author="Autor desconhecido" w:date="2019-06-25T21:59:11Z">
        <w:r>
          <w:rPr/>
          <w:t xml:space="preserve"> aplicadas.</w:t>
        </w:r>
      </w:ins>
    </w:p>
    <w:p>
      <w:pPr>
        <w:pStyle w:val="Normal"/>
        <w:rPr/>
      </w:pPr>
      <w:r>
        <w:rPr/>
      </w:r>
    </w:p>
    <w:p>
      <w:pPr>
        <w:pStyle w:val="Ttulo3"/>
        <w:numPr>
          <w:ilvl w:val="2"/>
          <w:numId w:val="2"/>
        </w:numPr>
        <w:ind w:left="0" w:hanging="0"/>
        <w:rPr/>
      </w:pPr>
      <w:bookmarkStart w:id="18" w:name="__RefHeading___Toc3447_205772207"/>
      <w:bookmarkStart w:id="19" w:name="_Toc7608610"/>
      <w:bookmarkEnd w:id="18"/>
      <w:r>
        <w:rPr/>
        <w:t>Ionic</w:t>
      </w:r>
      <w:bookmarkEnd w:id="19"/>
      <w:r>
        <w:rPr/>
        <w:t xml:space="preserve"> 3</w:t>
      </w:r>
    </w:p>
    <w:p>
      <w:pPr>
        <w:pStyle w:val="Normal"/>
        <w:rPr/>
      </w:pPr>
      <w:r>
        <w:rPr/>
      </w:r>
    </w:p>
    <w:p>
      <w:pPr>
        <w:pStyle w:val="ListParagraph"/>
        <w:rPr>
          <w:rFonts w:ascii="Times New Roman" w:hAnsi="Times New Roman" w:cs="Times New Roman"/>
          <w:szCs w:val="24"/>
        </w:rPr>
      </w:pPr>
      <w:r>
        <w:rPr>
          <w:i/>
        </w:rPr>
        <w:t>Framework</w:t>
      </w:r>
      <w:r>
        <w:rPr/>
        <w:t xml:space="preserve"> de desenvolvimento de aplicações híbridas, onde com apenas um código fonte, pode-se criar aplicações para Android, IOS, Windows Phone e até mesmo para </w:t>
      </w:r>
      <w:r>
        <w:rPr>
          <w:i/>
        </w:rPr>
        <w:t>web</w:t>
      </w:r>
      <w:r>
        <w:rPr/>
        <w:t>.</w:t>
      </w:r>
    </w:p>
    <w:p>
      <w:pPr>
        <w:pStyle w:val="ListParagraph"/>
        <w:rPr/>
      </w:pPr>
      <w:r>
        <w:rPr/>
        <w:t xml:space="preserve">Não é necessário possuir maquinas virtuais para testes, uma vez que a aplicação pode ser totalmente desenvolvida no </w:t>
      </w:r>
      <w:r>
        <w:rPr>
          <w:i/>
        </w:rPr>
        <w:t>browser</w:t>
      </w:r>
      <w:r>
        <w:rPr/>
        <w:t>, o que consome menos recursos que as aplicações nativas que requerem emuladores para desenvolver.</w:t>
      </w:r>
    </w:p>
    <w:p>
      <w:pPr>
        <w:pStyle w:val="ListParagraph"/>
        <w:rPr/>
      </w:pPr>
      <w:r>
        <w:rPr/>
        <w:t>De acordo com o site oficial do Ionic (Ionic, 2019), atualmente está na quarta versão, e em suas primeiras versões utilizava o AngularJS com os recursos nos navegadores.</w:t>
      </w:r>
    </w:p>
    <w:p>
      <w:pPr>
        <w:pStyle w:val="ListParagraph"/>
        <w:rPr/>
      </w:pPr>
      <w:r>
        <w:rPr/>
        <w:t xml:space="preserve">A partir da versão 2.0, quando a Google lançou o novo Angular 2.0 que utiliza o TypeScript, que é um </w:t>
      </w:r>
      <w:r>
        <w:rPr>
          <w:i/>
        </w:rPr>
        <w:t>superset</w:t>
      </w:r>
      <w:r>
        <w:rPr/>
        <w:t xml:space="preserve"> do Javascript, onde se desenvolve orientado a objetos, e então o código é compilado para javascript para ser executado.</w:t>
      </w:r>
    </w:p>
    <w:p>
      <w:pPr>
        <w:pStyle w:val="ListParagraph"/>
        <w:rPr/>
      </w:pPr>
      <w:r>
        <w:rPr/>
        <w:t xml:space="preserve">Ionic se baseia em </w:t>
      </w:r>
      <w:r>
        <w:rPr>
          <w:i/>
        </w:rPr>
        <w:t>webcomponent</w:t>
      </w:r>
      <w:r>
        <w:rPr/>
        <w:t xml:space="preserve">, utilizando javascript, css e outros recursos comuns da </w:t>
      </w:r>
      <w:r>
        <w:rPr>
          <w:i/>
        </w:rPr>
        <w:t>web</w:t>
      </w:r>
      <w:r>
        <w:rPr/>
        <w:t xml:space="preserve">. Além disso, da versão 4 em diante, o Ionic permite que se desenvolva utilizando outros </w:t>
      </w:r>
      <w:r>
        <w:rPr>
          <w:i/>
        </w:rPr>
        <w:t>frameworks</w:t>
      </w:r>
      <w:r>
        <w:rPr/>
        <w:t xml:space="preserve"> e bibliotecas como VueJS, React, jQuery etc, e portanto é enquadrado como um PWA (</w:t>
      </w:r>
      <w:r>
        <w:rPr>
          <w:i/>
        </w:rPr>
        <w:t>Progressive Web Application)</w:t>
      </w:r>
      <w:r>
        <w:rPr/>
        <w:t xml:space="preserve"> (WIEGERT, C.; LUCAS, E., 2019).</w:t>
      </w:r>
    </w:p>
    <w:p>
      <w:pPr>
        <w:pStyle w:val="ListParagraph"/>
        <w:rPr/>
      </w:pPr>
      <w:r>
        <w:rPr/>
      </w:r>
    </w:p>
    <w:p>
      <w:pPr>
        <w:pStyle w:val="Ttulo2"/>
        <w:numPr>
          <w:ilvl w:val="1"/>
          <w:numId w:val="2"/>
        </w:numPr>
        <w:ind w:left="0" w:hanging="0"/>
        <w:rPr/>
      </w:pPr>
      <w:bookmarkStart w:id="20" w:name="__RefHeading___Toc3449_205772207"/>
      <w:bookmarkStart w:id="21" w:name="_Toc7608611"/>
      <w:bookmarkEnd w:id="20"/>
      <w:r>
        <w:rPr/>
        <w:t>API Web service</w:t>
      </w:r>
      <w:bookmarkEnd w:id="21"/>
    </w:p>
    <w:p>
      <w:pPr>
        <w:pStyle w:val="Normal"/>
        <w:rPr/>
      </w:pPr>
      <w:ins w:id="10" w:author="Autor desconhecido" w:date="2019-06-25T21:49:16Z">
        <w:r>
          <w:rPr/>
        </w:r>
      </w:ins>
    </w:p>
    <w:p>
      <w:pPr>
        <w:pStyle w:val="Normal"/>
        <w:rPr/>
      </w:pPr>
      <w:ins w:id="11" w:author="Autor desconhecido" w:date="2019-06-25T21:49:16Z">
        <w:r>
          <w:rPr/>
          <w:t xml:space="preserve">Para a criação da </w:t>
        </w:r>
      </w:ins>
      <w:ins w:id="12" w:author="Autor desconhecido" w:date="2019-06-25T21:49:16Z">
        <w:r>
          <w:rPr>
            <w:i/>
            <w:iCs/>
          </w:rPr>
          <w:t>web service</w:t>
        </w:r>
      </w:ins>
      <w:ins w:id="13" w:author="Autor desconhecido" w:date="2019-06-25T21:49:16Z">
        <w:r>
          <w:rPr/>
          <w:t xml:space="preserve"> foram utilizadas as tecnologias apresentadas nos próximos subitens</w:t>
        </w:r>
      </w:ins>
    </w:p>
    <w:p>
      <w:pPr>
        <w:pStyle w:val="Normal"/>
        <w:rPr/>
      </w:pPr>
      <w:r>
        <w:rPr/>
      </w:r>
    </w:p>
    <w:p>
      <w:pPr>
        <w:pStyle w:val="Ttulo3"/>
        <w:numPr>
          <w:ilvl w:val="2"/>
          <w:numId w:val="2"/>
        </w:numPr>
        <w:ind w:left="0" w:hanging="0"/>
        <w:rPr/>
      </w:pPr>
      <w:bookmarkStart w:id="22" w:name="__RefHeading___Toc3451_205772207"/>
      <w:bookmarkStart w:id="23" w:name="_Toc7608612"/>
      <w:bookmarkEnd w:id="22"/>
      <w:r>
        <w:rPr/>
        <w:t>PHP</w:t>
      </w:r>
      <w:bookmarkEnd w:id="23"/>
      <w:r>
        <w:rPr/>
        <w:t xml:space="preserve"> 7.2</w:t>
      </w:r>
    </w:p>
    <w:p>
      <w:pPr>
        <w:pStyle w:val="Normal"/>
        <w:rPr/>
      </w:pPr>
      <w:r>
        <w:rPr/>
      </w:r>
    </w:p>
    <w:p>
      <w:pPr>
        <w:pStyle w:val="ListParagraph"/>
        <w:rPr>
          <w:rFonts w:ascii="Times New Roman" w:hAnsi="Times New Roman" w:cs="Times New Roman"/>
          <w:szCs w:val="24"/>
        </w:rPr>
      </w:pPr>
      <w:r>
        <w:rPr/>
        <w:t xml:space="preserve">Por razão de uma comunidade atuante e do fácil acesso a bases de conhecimento, o PHP é uma das linguagens mais populares quando o assunto é programação para a </w:t>
      </w:r>
      <w:r>
        <w:rPr>
          <w:i/>
        </w:rPr>
        <w:t>web</w:t>
      </w:r>
      <w:r>
        <w:rPr/>
        <w:t xml:space="preserve">. Desde seus primórdios, foi pensada para o uso rápido e prático. Por causa dessa filosofia, a sua fama passou a ser de uma linguagem com baixo nível de segurança e com muitos </w:t>
      </w:r>
      <w:r>
        <w:rPr>
          <w:i/>
          <w:iCs/>
        </w:rPr>
        <w:t>bugs</w:t>
      </w:r>
      <w:r>
        <w:rPr/>
        <w:t xml:space="preserve">. Com o passar do tempo a linguagem evoluiu e absorveu os paradigmas da programação orientada a objetos, e tornou-se uma robusta ferramenta para o desenvolvimento não só de </w:t>
      </w:r>
      <w:r>
        <w:rPr>
          <w:i/>
          <w:iCs/>
        </w:rPr>
        <w:t>websites</w:t>
      </w:r>
      <w:r>
        <w:rPr/>
        <w:t>, mas também de avançados sistemas dos mais variados temas.</w:t>
      </w:r>
    </w:p>
    <w:p>
      <w:pPr>
        <w:pStyle w:val="ListParagraph"/>
        <w:rPr/>
      </w:pPr>
      <w:r>
        <w:rPr/>
        <w:t>A escolha pela linguagem se deve pela experiência que a equipe possui e pela vasta gama de ferramentas que a linguagem proporciona, de modo a facilitar o desenvolvimento da API (PHP.NET, 2019).</w:t>
      </w:r>
    </w:p>
    <w:p>
      <w:pPr>
        <w:pStyle w:val="ListParagraph"/>
        <w:rPr/>
      </w:pPr>
      <w:r>
        <w:rPr/>
      </w:r>
    </w:p>
    <w:p>
      <w:pPr>
        <w:pStyle w:val="Ttulo3"/>
        <w:numPr>
          <w:ilvl w:val="2"/>
          <w:numId w:val="2"/>
        </w:numPr>
        <w:ind w:left="0" w:hanging="0"/>
        <w:rPr/>
      </w:pPr>
      <w:bookmarkStart w:id="24" w:name="__RefHeading___Toc3453_205772207"/>
      <w:bookmarkStart w:id="25" w:name="_Toc7608613"/>
      <w:bookmarkEnd w:id="24"/>
      <w:r>
        <w:rPr/>
        <w:t>Laravel</w:t>
      </w:r>
      <w:bookmarkEnd w:id="25"/>
      <w:r>
        <w:rPr/>
        <w:t xml:space="preserve"> 5.7 </w:t>
      </w:r>
    </w:p>
    <w:p>
      <w:pPr>
        <w:pStyle w:val="Normal"/>
        <w:rPr/>
      </w:pPr>
      <w:r>
        <w:rPr/>
      </w:r>
    </w:p>
    <w:p>
      <w:pPr>
        <w:pStyle w:val="ListParagraph"/>
        <w:rPr>
          <w:rFonts w:ascii="Times New Roman" w:hAnsi="Times New Roman" w:cs="Times New Roman"/>
          <w:szCs w:val="24"/>
        </w:rPr>
      </w:pPr>
      <w:r>
        <w:rPr/>
        <w:t xml:space="preserve">Em uma enorme gama de opções de </w:t>
      </w:r>
      <w:r>
        <w:rPr>
          <w:i/>
        </w:rPr>
        <w:t>frameworks</w:t>
      </w:r>
      <w:r>
        <w:rPr/>
        <w:t xml:space="preserve"> PHP existentes, o Laravel se destaca como uma ótima opção para desenvolvimento de aplicações. Possui uma filosofia de “código elegante”, é favorável para um desenvolvimento organizado e de fácil entendimento. Possui um ORM prático e poderoso que agiliza o desenvolvimento das entidades e seus relacionamentos mais complexos, e um roteamento de fácil configuração para implementação da API, além de um seguro módulo de autenticação que é extremamente necessário para o foco que a aplicação toma.</w:t>
      </w:r>
    </w:p>
    <w:p>
      <w:pPr>
        <w:pStyle w:val="ListParagraph"/>
        <w:rPr/>
      </w:pPr>
      <w:r>
        <w:rPr/>
        <w:t xml:space="preserve">A escolha do </w:t>
      </w:r>
      <w:r>
        <w:rPr>
          <w:i/>
        </w:rPr>
        <w:t>framework</w:t>
      </w:r>
      <w:r>
        <w:rPr/>
        <w:t xml:space="preserve"> se deve pela experiência que a equipe possui, e pela grande quantidade de ferramentas que já existem para o </w:t>
      </w:r>
      <w:r>
        <w:rPr>
          <w:i/>
        </w:rPr>
        <w:t>framework</w:t>
      </w:r>
      <w:r>
        <w:rPr/>
        <w:t xml:space="preserve">, visando facilitar o desenvolvimento, como ferramentas de </w:t>
      </w:r>
      <w:r>
        <w:rPr>
          <w:i/>
        </w:rPr>
        <w:t>Mailer</w:t>
      </w:r>
      <w:r>
        <w:rPr/>
        <w:t xml:space="preserve">, </w:t>
      </w:r>
      <w:r>
        <w:rPr>
          <w:i/>
        </w:rPr>
        <w:t>Routing</w:t>
      </w:r>
      <w:r>
        <w:rPr/>
        <w:t>, ORM entre outras (LARAVEL.COM, 2019).</w:t>
      </w:r>
    </w:p>
    <w:p>
      <w:pPr>
        <w:pStyle w:val="ListParagraph"/>
        <w:rPr/>
      </w:pPr>
      <w:r>
        <w:rPr/>
      </w:r>
    </w:p>
    <w:p>
      <w:pPr>
        <w:pStyle w:val="Ttulo3"/>
        <w:numPr>
          <w:ilvl w:val="2"/>
          <w:numId w:val="2"/>
        </w:numPr>
        <w:ind w:left="0" w:hanging="0"/>
        <w:rPr/>
      </w:pPr>
      <w:bookmarkStart w:id="26" w:name="__RefHeading___Toc3455_205772207"/>
      <w:bookmarkStart w:id="27" w:name="_Toc7608614"/>
      <w:bookmarkEnd w:id="26"/>
      <w:r>
        <w:rPr/>
        <w:t>PostgreSQL</w:t>
      </w:r>
      <w:bookmarkEnd w:id="27"/>
      <w:r>
        <w:rPr/>
        <w:t xml:space="preserve"> 11</w:t>
      </w:r>
    </w:p>
    <w:p>
      <w:pPr>
        <w:pStyle w:val="Normal"/>
        <w:rPr/>
      </w:pPr>
      <w:r>
        <w:rPr/>
      </w:r>
    </w:p>
    <w:p>
      <w:pPr>
        <w:pStyle w:val="ListParagraph"/>
        <w:rPr>
          <w:rFonts w:cs="Arial"/>
          <w:sz w:val="22"/>
        </w:rPr>
      </w:pPr>
      <w:r>
        <w:rPr/>
        <w:t>O PostgreSQL tem se destacado no mercado como um dos melhores e mais robustos sistemas gerenciadores de bancos de dados relacional, possuindo recursos muito importantes como controle de concorrência multi versão, que evita bloqueios de registros conhecidos como “</w:t>
      </w:r>
      <w:r>
        <w:rPr>
          <w:i/>
          <w:iCs/>
        </w:rPr>
        <w:t xml:space="preserve">lock”, </w:t>
      </w:r>
      <w:r>
        <w:rPr/>
        <w:t xml:space="preserve">isolamento de transações que evita que um usuário faça leitura de dados de outro usuário ainda não </w:t>
      </w:r>
      <w:r>
        <w:rPr>
          <w:i/>
          <w:iCs/>
        </w:rPr>
        <w:t xml:space="preserve">commitados. </w:t>
      </w:r>
      <w:r>
        <w:rPr/>
        <w:t>Além disso, possui licença BSD (</w:t>
      </w:r>
      <w:r>
        <w:rPr>
          <w:i/>
          <w:iCs/>
        </w:rPr>
        <w:t xml:space="preserve">Berkeley Software Distribution, </w:t>
      </w:r>
      <w:r>
        <w:rPr/>
        <w:t xml:space="preserve">considerado como de domínio público e pode ser modificado sem nenhuma restrição) (POSTGRESQL.ORG, 2019).  </w:t>
      </w:r>
    </w:p>
    <w:p>
      <w:pPr>
        <w:pStyle w:val="Normal"/>
        <w:rPr/>
      </w:pPr>
      <w:r>
        <w:rPr/>
      </w:r>
    </w:p>
    <w:p>
      <w:pPr>
        <w:pStyle w:val="Normal"/>
        <w:rPr/>
      </w:pPr>
      <w:r>
        <w:rPr/>
      </w:r>
    </w:p>
    <w:p>
      <w:pPr>
        <w:pStyle w:val="Normal"/>
        <w:rPr/>
      </w:pPr>
      <w:del w:id="14" w:author="Autor desconhecido" w:date="2019-06-25T21:49:48Z">
        <w:r>
          <w:rPr/>
        </w:r>
      </w:del>
    </w:p>
    <w:p>
      <w:pPr>
        <w:pStyle w:val="Normal"/>
        <w:rPr/>
      </w:pPr>
      <w:del w:id="16" w:author="Autor desconhecido" w:date="2019-06-25T19:30:20Z">
        <w:r>
          <w:rPr/>
        </w:r>
      </w:del>
    </w:p>
    <w:p>
      <w:pPr>
        <w:pStyle w:val="Normal"/>
        <w:rPr/>
      </w:pPr>
      <w:del w:id="17" w:author="Autor desconhecido" w:date="2019-06-25T19:30:20Z">
        <w:r>
          <w:rPr/>
        </w:r>
      </w:del>
    </w:p>
    <w:p>
      <w:pPr>
        <w:pStyle w:val="Normal"/>
        <w:rPr/>
      </w:pPr>
      <w:del w:id="18" w:author="Autor desconhecido" w:date="2019-06-25T19:30:20Z">
        <w:r>
          <w:rPr/>
        </w:r>
      </w:del>
    </w:p>
    <w:p>
      <w:pPr>
        <w:pStyle w:val="Normal"/>
        <w:rPr/>
      </w:pPr>
      <w:del w:id="19" w:author="Autor desconhecido" w:date="2019-06-25T19:30:20Z">
        <w:r>
          <w:rPr/>
        </w:r>
      </w:del>
    </w:p>
    <w:p>
      <w:pPr>
        <w:pStyle w:val="Normal"/>
        <w:rPr/>
      </w:pPr>
      <w:del w:id="20" w:author="Autor desconhecido" w:date="2019-06-25T19:30:20Z">
        <w:r>
          <w:rPr/>
        </w:r>
      </w:del>
    </w:p>
    <w:p>
      <w:pPr>
        <w:pStyle w:val="Normal"/>
        <w:rPr/>
      </w:pPr>
      <w:del w:id="21" w:author="Autor desconhecido" w:date="2019-06-25T19:30:20Z">
        <w:r>
          <w:rPr/>
        </w:r>
      </w:del>
    </w:p>
    <w:p>
      <w:pPr>
        <w:pStyle w:val="Normal"/>
        <w:rPr/>
      </w:pPr>
      <w:del w:id="22" w:author="Autor desconhecido" w:date="2019-06-25T21:49:50Z">
        <w:r>
          <w:rPr/>
        </w:r>
      </w:del>
    </w:p>
    <w:p>
      <w:pPr>
        <w:pStyle w:val="Normal"/>
        <w:rPr/>
      </w:pPr>
      <w:bookmarkStart w:id="28" w:name="_Toc7608615"/>
      <w:r>
        <w:rPr/>
        <w:t>ESTUDO DE CASO</w:t>
      </w:r>
      <w:bookmarkEnd w:id="28"/>
    </w:p>
    <w:p>
      <w:pPr>
        <w:pStyle w:val="Normal"/>
        <w:rPr/>
      </w:pPr>
      <w:r>
        <w:rPr/>
      </w:r>
    </w:p>
    <w:p>
      <w:pPr>
        <w:pStyle w:val="Ttulo2"/>
        <w:numPr>
          <w:ilvl w:val="1"/>
          <w:numId w:val="2"/>
        </w:numPr>
        <w:ind w:left="0" w:hanging="0"/>
        <w:rPr/>
      </w:pPr>
      <w:bookmarkStart w:id="29" w:name="_Toc7608616"/>
      <w:r>
        <w:rPr/>
        <w:t>Contextualização</w:t>
      </w:r>
      <w:bookmarkEnd w:id="29"/>
    </w:p>
    <w:p>
      <w:pPr>
        <w:pStyle w:val="Normal"/>
        <w:rPr/>
      </w:pPr>
      <w:r>
        <w:rPr/>
      </w:r>
    </w:p>
    <w:p>
      <w:pPr>
        <w:pStyle w:val="ListParagraph"/>
        <w:rPr/>
      </w:pPr>
      <w:r>
        <w:rPr/>
        <w:t>Encontrar um grupo para prática de esportes coletivos é uma tarefa complicada, pois demanda tempo, muitos contatos, e algumas vezes a falta de retorno de colegas acaba desmotivando, tirando o interesse e contribuindo para uma vida sedentária.</w:t>
      </w:r>
    </w:p>
    <w:p>
      <w:pPr>
        <w:pStyle w:val="ListParagraph"/>
        <w:rPr/>
      </w:pPr>
      <w:r>
        <w:rPr/>
        <w:t>Observando esse nicho, a possibilidade de intervir e facilitar o contato, organização e realização de eventos, surgiu a proposta do projeto do aplicativo Joga Junto.</w:t>
      </w:r>
    </w:p>
    <w:p>
      <w:pPr>
        <w:pStyle w:val="Normal"/>
        <w:rPr/>
      </w:pPr>
      <w:r>
        <w:rPr/>
      </w:r>
    </w:p>
    <w:p>
      <w:pPr>
        <w:pStyle w:val="Ttulo2"/>
        <w:numPr>
          <w:ilvl w:val="1"/>
          <w:numId w:val="2"/>
        </w:numPr>
        <w:ind w:left="0" w:hanging="0"/>
        <w:rPr/>
      </w:pPr>
      <w:bookmarkStart w:id="30" w:name="_Toc7608617"/>
      <w:r>
        <w:rPr/>
        <w:t>Levantamento de Requisitos</w:t>
      </w:r>
      <w:bookmarkEnd w:id="30"/>
    </w:p>
    <w:p>
      <w:pPr>
        <w:pStyle w:val="Normal"/>
        <w:ind w:left="0" w:hanging="0"/>
        <w:rPr/>
      </w:pPr>
      <w:ins w:id="24" w:author="Autor desconhecido" w:date="2019-06-25T19:30:49Z">
        <w:r>
          <w:rPr/>
        </w:r>
      </w:ins>
    </w:p>
    <w:p>
      <w:pPr>
        <w:pStyle w:val="Normal"/>
        <w:ind w:left="0" w:hanging="0"/>
        <w:rPr/>
      </w:pPr>
      <w:ins w:id="25" w:author="Autor desconhecido" w:date="2019-06-25T19:30:49Z">
        <w:r>
          <w:rPr/>
          <w:t>A visualização do aplicativo funcionando, traz uma série de requisitos mínimos que devem ser atendidos, com suas regras bem definidas, a fim de evitar que mudanças de rumo ao longo do desenvolvimento, tragam problemas para a aplicação.</w:t>
        </w:r>
      </w:ins>
    </w:p>
    <w:p>
      <w:pPr>
        <w:pStyle w:val="Normal"/>
        <w:ind w:left="0" w:hanging="0"/>
        <w:rPr/>
      </w:pPr>
      <w:r>
        <w:rPr/>
      </w:r>
    </w:p>
    <w:p>
      <w:pPr>
        <w:pStyle w:val="Normal"/>
        <w:rPr/>
      </w:pPr>
      <w:r>
        <w:rPr/>
      </w:r>
    </w:p>
    <w:p>
      <w:pPr>
        <w:pStyle w:val="Ttulo3"/>
        <w:numPr>
          <w:ilvl w:val="2"/>
          <w:numId w:val="2"/>
        </w:numPr>
        <w:ind w:left="0" w:hanging="0"/>
        <w:rPr/>
      </w:pPr>
      <w:bookmarkStart w:id="31" w:name="_Toc7608618"/>
      <w:r>
        <w:rPr/>
        <w:t>Requisitos Funcionais</w:t>
      </w:r>
      <w:bookmarkEnd w:id="31"/>
    </w:p>
    <w:p>
      <w:pPr>
        <w:pStyle w:val="Normal"/>
        <w:rPr/>
      </w:pPr>
      <w:r>
        <w:rPr/>
      </w:r>
    </w:p>
    <w:p>
      <w:pPr>
        <w:pStyle w:val="LegendadeQuadro"/>
        <w:rPr/>
      </w:pPr>
      <w:bookmarkStart w:id="32" w:name="_Toc7608591"/>
      <w:r>
        <w:rPr/>
        <w:t xml:space="preserve">Quadro </w:t>
      </w:r>
      <w:r>
        <w:rPr/>
        <w:fldChar w:fldCharType="begin"/>
      </w:r>
      <w:r>
        <w:rPr/>
        <w:instrText> SEQ Quadro \* ARABIC </w:instrText>
      </w:r>
      <w:r>
        <w:rPr/>
        <w:fldChar w:fldCharType="separate"/>
      </w:r>
      <w:r>
        <w:rPr/>
        <w:t>1</w:t>
      </w:r>
      <w:r>
        <w:rPr/>
        <w:fldChar w:fldCharType="end"/>
      </w:r>
      <w:r>
        <w:rPr/>
        <w:t xml:space="preserve"> - Requisitos Funcionais do Sistema Joga Junto</w:t>
      </w:r>
      <w:bookmarkEnd w:id="32"/>
    </w:p>
    <w:tbl>
      <w:tblPr>
        <w:tblW w:w="8820"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0" w:type="dxa"/>
        </w:tblCellMar>
        <w:tblLook w:val="04a0"/>
      </w:tblPr>
      <w:tblGrid>
        <w:gridCol w:w="944"/>
        <w:gridCol w:w="7875"/>
      </w:tblGrid>
      <w:tr>
        <w:trPr>
          <w:trHeight w:val="165" w:hRule="atLeast"/>
        </w:trPr>
        <w:tc>
          <w:tcPr>
            <w:tcW w:w="94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lang w:val="en-US" w:eastAsia="pt-BR"/>
              </w:rPr>
            </w:pPr>
            <w:r>
              <w:rPr>
                <w:b/>
                <w:lang w:val="en-US" w:eastAsia="pt-BR"/>
              </w:rPr>
              <w:t>Código</w:t>
            </w:r>
          </w:p>
        </w:tc>
        <w:tc>
          <w:tcPr>
            <w:tcW w:w="78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rPr>
                <w:b/>
                <w:b/>
                <w:lang w:val="en-US" w:eastAsia="pt-BR"/>
              </w:rPr>
            </w:pPr>
            <w:r>
              <w:rPr>
                <w:b/>
                <w:lang w:val="en-US" w:eastAsia="pt-BR"/>
              </w:rPr>
              <w:t>Requisito Funcional</w:t>
            </w:r>
          </w:p>
        </w:tc>
      </w:tr>
      <w:tr>
        <w:trPr>
          <w:trHeight w:val="180" w:hRule="atLeast"/>
        </w:trPr>
        <w:tc>
          <w:tcPr>
            <w:tcW w:w="94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lang w:eastAsia="pt-BR"/>
              </w:rPr>
            </w:pPr>
            <w:bookmarkStart w:id="33" w:name="__DdeLink__1660_1853973502"/>
            <w:bookmarkEnd w:id="33"/>
            <w:r>
              <w:rPr>
                <w:sz w:val="22"/>
                <w:lang w:eastAsia="pt-BR"/>
              </w:rPr>
              <w:t>RF 01</w:t>
            </w:r>
          </w:p>
        </w:tc>
        <w:tc>
          <w:tcPr>
            <w:tcW w:w="78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Spacing"/>
              <w:rPr>
                <w:sz w:val="22"/>
                <w:lang w:eastAsia="pt-BR"/>
              </w:rPr>
            </w:pPr>
            <w:r>
              <w:rPr>
                <w:sz w:val="22"/>
                <w:lang w:eastAsia="pt-BR"/>
              </w:rPr>
              <w:t xml:space="preserve">O sistema deve gerenciar o acesso dos usuários ao sistema por meio de </w:t>
            </w:r>
            <w:r>
              <w:rPr>
                <w:i/>
                <w:iCs/>
                <w:sz w:val="22"/>
                <w:lang w:eastAsia="pt-BR"/>
              </w:rPr>
              <w:t>login</w:t>
            </w:r>
            <w:r>
              <w:rPr>
                <w:sz w:val="22"/>
                <w:lang w:eastAsia="pt-BR"/>
              </w:rPr>
              <w:t xml:space="preserve"> e senha, rede social ou conta Google.</w:t>
            </w:r>
          </w:p>
        </w:tc>
      </w:tr>
      <w:tr>
        <w:trPr>
          <w:trHeight w:val="180" w:hRule="atLeast"/>
        </w:trPr>
        <w:tc>
          <w:tcPr>
            <w:tcW w:w="944" w:type="dxa"/>
            <w:tcBorders>
              <w:left w:val="single" w:sz="4" w:space="0" w:color="000000"/>
              <w:bottom w:val="single" w:sz="4" w:space="0" w:color="000000"/>
              <w:insideH w:val="single" w:sz="4" w:space="0" w:color="000000"/>
            </w:tcBorders>
            <w:shd w:fill="auto" w:val="clear"/>
            <w:vAlign w:val="center"/>
          </w:tcPr>
          <w:p>
            <w:pPr>
              <w:pStyle w:val="Normal"/>
              <w:rPr>
                <w:lang w:eastAsia="pt-BR"/>
              </w:rPr>
            </w:pPr>
            <w:r>
              <w:rPr>
                <w:lang w:eastAsia="pt-BR"/>
              </w:rPr>
              <w:t>RF 02</w:t>
            </w:r>
          </w:p>
        </w:tc>
        <w:tc>
          <w:tcPr>
            <w:tcW w:w="787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 xml:space="preserve">O sistema deve manter os usuários com os seguintes dados: </w:t>
            </w:r>
            <w:r>
              <w:rPr>
                <w:rFonts w:eastAsia="Times New Roman" w:cs="Arial"/>
                <w:i/>
                <w:iCs/>
                <w:color w:val="000000"/>
                <w:sz w:val="22"/>
                <w:lang w:eastAsia="pt-BR"/>
              </w:rPr>
              <w:t>login</w:t>
            </w:r>
            <w:r>
              <w:rPr>
                <w:rFonts w:eastAsia="Times New Roman" w:cs="Arial"/>
                <w:color w:val="000000"/>
                <w:sz w:val="22"/>
                <w:lang w:eastAsia="pt-BR"/>
              </w:rPr>
              <w:t>, senha, nome, e-mail, telefone e endereço, esportes praticados, posições que atua em cada esporte.</w:t>
            </w:r>
          </w:p>
        </w:tc>
      </w:tr>
      <w:tr>
        <w:trPr>
          <w:trHeight w:val="180" w:hRule="atLeast"/>
        </w:trPr>
        <w:tc>
          <w:tcPr>
            <w:tcW w:w="94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lang w:eastAsia="pt-BR"/>
              </w:rPr>
            </w:pPr>
            <w:r>
              <w:rPr>
                <w:sz w:val="22"/>
                <w:lang w:eastAsia="pt-BR"/>
              </w:rPr>
              <w:t>RF 03</w:t>
            </w:r>
          </w:p>
        </w:tc>
        <w:tc>
          <w:tcPr>
            <w:tcW w:w="78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O sistema deve manter os locais para praticas esportivas com os seguintes dados: nome, descrição, endereço, contato, esportes disponíveis, horário de atendimento e usuário responsável.</w:t>
            </w:r>
          </w:p>
        </w:tc>
      </w:tr>
      <w:tr>
        <w:trPr>
          <w:trHeight w:val="180" w:hRule="atLeast"/>
        </w:trPr>
        <w:tc>
          <w:tcPr>
            <w:tcW w:w="94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lang w:eastAsia="pt-BR"/>
              </w:rPr>
            </w:pPr>
            <w:r>
              <w:rPr>
                <w:sz w:val="22"/>
                <w:lang w:eastAsia="pt-BR"/>
              </w:rPr>
              <w:t>RF 04</w:t>
            </w:r>
          </w:p>
        </w:tc>
        <w:tc>
          <w:tcPr>
            <w:tcW w:w="78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O sistema deve manter eventos esportivos com os seguintes dados: local, usuário responsável pelo evento, data, horário, descrição, esporte, quantidade de vagas, abertura ao público, valor de custo.</w:t>
            </w:r>
          </w:p>
        </w:tc>
      </w:tr>
      <w:tr>
        <w:trPr>
          <w:trHeight w:val="180" w:hRule="atLeast"/>
        </w:trPr>
        <w:tc>
          <w:tcPr>
            <w:tcW w:w="94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cs="Arial"/>
                <w:lang w:val="en-US" w:eastAsia="pt-BR"/>
              </w:rPr>
            </w:pPr>
            <w:r>
              <w:rPr>
                <w:rFonts w:cs="Arial"/>
                <w:sz w:val="22"/>
                <w:lang w:val="en-US" w:eastAsia="pt-BR"/>
              </w:rPr>
              <w:t>RF 05</w:t>
            </w:r>
          </w:p>
        </w:tc>
        <w:tc>
          <w:tcPr>
            <w:tcW w:w="78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O sistema deve permitir que o organizador de um evento envie convites para seus contatos, por meio de link, e-mail ou redes sociais.</w:t>
            </w:r>
          </w:p>
        </w:tc>
      </w:tr>
      <w:tr>
        <w:trPr>
          <w:trHeight w:val="180" w:hRule="atLeast"/>
        </w:trPr>
        <w:tc>
          <w:tcPr>
            <w:tcW w:w="944" w:type="dxa"/>
            <w:tcBorders>
              <w:left w:val="single" w:sz="4" w:space="0" w:color="000000"/>
              <w:bottom w:val="single" w:sz="4" w:space="0" w:color="000000"/>
              <w:insideH w:val="single" w:sz="4" w:space="0" w:color="000000"/>
            </w:tcBorders>
            <w:shd w:fill="auto" w:val="clear"/>
            <w:vAlign w:val="center"/>
          </w:tcPr>
          <w:p>
            <w:pPr>
              <w:pStyle w:val="Normal"/>
              <w:rPr>
                <w:lang w:eastAsia="pt-BR"/>
              </w:rPr>
            </w:pPr>
            <w:r>
              <w:rPr>
                <w:sz w:val="22"/>
                <w:lang w:eastAsia="pt-BR"/>
              </w:rPr>
              <w:t>RF 06</w:t>
            </w:r>
          </w:p>
        </w:tc>
        <w:tc>
          <w:tcPr>
            <w:tcW w:w="787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O sistema deve permitir que os usuários convidados possam aceitar ou declinar a participação em eventos quais foram convidados, ou ainda cancelar confirmações já efetuadas.</w:t>
            </w:r>
          </w:p>
        </w:tc>
      </w:tr>
      <w:tr>
        <w:trPr>
          <w:trHeight w:val="180" w:hRule="atLeast"/>
        </w:trPr>
        <w:tc>
          <w:tcPr>
            <w:tcW w:w="944" w:type="dxa"/>
            <w:tcBorders>
              <w:left w:val="single" w:sz="4" w:space="0" w:color="000000"/>
              <w:bottom w:val="single" w:sz="4" w:space="0" w:color="000000"/>
              <w:insideH w:val="single" w:sz="4" w:space="0" w:color="000000"/>
            </w:tcBorders>
            <w:shd w:fill="auto" w:val="clear"/>
            <w:vAlign w:val="center"/>
          </w:tcPr>
          <w:p>
            <w:pPr>
              <w:pStyle w:val="Normal"/>
              <w:rPr>
                <w:rFonts w:cs="Arial"/>
                <w:lang w:val="en-US" w:eastAsia="pt-BR"/>
              </w:rPr>
            </w:pPr>
            <w:r>
              <w:rPr>
                <w:rFonts w:cs="Arial"/>
                <w:sz w:val="22"/>
                <w:lang w:val="en-US" w:eastAsia="pt-BR"/>
              </w:rPr>
              <w:t>RF 07</w:t>
            </w:r>
          </w:p>
        </w:tc>
        <w:tc>
          <w:tcPr>
            <w:tcW w:w="787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O Sistema deve permitir que o usuário responsável possa abrir evento para participação de terceiros, e aceitar ou declinar solicitações para entrar no seu evento.</w:t>
            </w:r>
          </w:p>
        </w:tc>
      </w:tr>
      <w:tr>
        <w:trPr>
          <w:trHeight w:val="180" w:hRule="atLeast"/>
        </w:trPr>
        <w:tc>
          <w:tcPr>
            <w:tcW w:w="944" w:type="dxa"/>
            <w:tcBorders>
              <w:left w:val="single" w:sz="4" w:space="0" w:color="000000"/>
              <w:bottom w:val="single" w:sz="4" w:space="0" w:color="000000"/>
              <w:insideH w:val="single" w:sz="4" w:space="0" w:color="000000"/>
            </w:tcBorders>
            <w:shd w:fill="auto" w:val="clear"/>
            <w:vAlign w:val="center"/>
          </w:tcPr>
          <w:p>
            <w:pPr>
              <w:pStyle w:val="Normal"/>
              <w:rPr>
                <w:rFonts w:cs="Arial"/>
                <w:lang w:val="en-US" w:eastAsia="pt-BR"/>
              </w:rPr>
            </w:pPr>
            <w:r>
              <w:rPr>
                <w:rFonts w:cs="Arial"/>
                <w:sz w:val="22"/>
                <w:lang w:val="en-US" w:eastAsia="pt-BR"/>
              </w:rPr>
              <w:t>RF 08</w:t>
            </w:r>
          </w:p>
        </w:tc>
        <w:tc>
          <w:tcPr>
            <w:tcW w:w="787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O Sistema deve permitir que os usuários possam avaliar a participação dos colegas com uma nota e um comentário curto, e também o local esportivo.</w:t>
            </w:r>
          </w:p>
        </w:tc>
      </w:tr>
      <w:tr>
        <w:trPr>
          <w:trHeight w:val="180" w:hRule="atLeast"/>
        </w:trPr>
        <w:tc>
          <w:tcPr>
            <w:tcW w:w="944" w:type="dxa"/>
            <w:tcBorders>
              <w:left w:val="single" w:sz="4" w:space="0" w:color="000000"/>
              <w:bottom w:val="single" w:sz="4" w:space="0" w:color="000000"/>
              <w:insideH w:val="single" w:sz="4" w:space="0" w:color="000000"/>
            </w:tcBorders>
            <w:shd w:fill="auto" w:val="clear"/>
            <w:vAlign w:val="center"/>
          </w:tcPr>
          <w:p>
            <w:pPr>
              <w:pStyle w:val="Normal"/>
              <w:rPr>
                <w:rFonts w:cs="Arial"/>
                <w:lang w:val="en-US" w:eastAsia="pt-BR"/>
              </w:rPr>
            </w:pPr>
            <w:r>
              <w:rPr>
                <w:rFonts w:cs="Arial"/>
                <w:sz w:val="22"/>
                <w:lang w:val="en-US" w:eastAsia="pt-BR"/>
              </w:rPr>
              <w:t>RF 09</w:t>
            </w:r>
          </w:p>
        </w:tc>
        <w:tc>
          <w:tcPr>
            <w:tcW w:w="787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O Sistema deve permitir que os usuários responsáveis por locais realizem a confirmação de eventos, e também o cancelamento do mesmo informando os organizadores de eventos agendados.</w:t>
            </w:r>
          </w:p>
        </w:tc>
      </w:tr>
      <w:tr>
        <w:trPr>
          <w:trHeight w:val="180" w:hRule="atLeast"/>
        </w:trPr>
        <w:tc>
          <w:tcPr>
            <w:tcW w:w="944" w:type="dxa"/>
            <w:tcBorders>
              <w:left w:val="single" w:sz="4" w:space="0" w:color="000000"/>
              <w:bottom w:val="single" w:sz="4" w:space="0" w:color="000000"/>
              <w:insideH w:val="single" w:sz="4" w:space="0" w:color="000000"/>
            </w:tcBorders>
            <w:shd w:fill="auto" w:val="clear"/>
            <w:vAlign w:val="center"/>
          </w:tcPr>
          <w:p>
            <w:pPr>
              <w:pStyle w:val="Normal"/>
              <w:rPr>
                <w:rFonts w:cs="Arial"/>
                <w:lang w:val="en-US" w:eastAsia="pt-BR"/>
              </w:rPr>
            </w:pPr>
            <w:r>
              <w:rPr>
                <w:rFonts w:cs="Arial"/>
                <w:sz w:val="22"/>
                <w:lang w:val="en-US" w:eastAsia="pt-BR"/>
              </w:rPr>
              <w:t>RF 10</w:t>
            </w:r>
          </w:p>
        </w:tc>
        <w:tc>
          <w:tcPr>
            <w:tcW w:w="787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O Sistema deve permitir que o usuário responsável pelo evento possa realizar o cancelamento do mesmo, informando os usuários participantes confirmados, candidatos ou pendentes de confirmação.</w:t>
            </w:r>
          </w:p>
        </w:tc>
      </w:tr>
      <w:tr>
        <w:trPr>
          <w:trHeight w:val="180" w:hRule="atLeast"/>
        </w:trPr>
        <w:tc>
          <w:tcPr>
            <w:tcW w:w="944" w:type="dxa"/>
            <w:tcBorders>
              <w:left w:val="single" w:sz="4" w:space="0" w:color="000000"/>
              <w:bottom w:val="single" w:sz="4" w:space="0" w:color="000000"/>
              <w:insideH w:val="single" w:sz="4" w:space="0" w:color="000000"/>
            </w:tcBorders>
            <w:shd w:fill="auto" w:val="clear"/>
            <w:vAlign w:val="center"/>
          </w:tcPr>
          <w:p>
            <w:pPr>
              <w:pStyle w:val="Normal"/>
              <w:rPr>
                <w:rFonts w:cs="Arial"/>
                <w:lang w:val="en-US" w:eastAsia="pt-BR"/>
              </w:rPr>
            </w:pPr>
            <w:r>
              <w:rPr>
                <w:rFonts w:cs="Arial"/>
                <w:sz w:val="22"/>
                <w:lang w:val="en-US" w:eastAsia="pt-BR"/>
              </w:rPr>
              <w:t>RF 11</w:t>
            </w:r>
          </w:p>
        </w:tc>
        <w:tc>
          <w:tcPr>
            <w:tcW w:w="787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O Sistema deve permitir que os usuários possam realizar o cancelamento de sua participação em um evento já confirmado, notificando o usuário organizador do evento</w:t>
            </w:r>
          </w:p>
        </w:tc>
      </w:tr>
      <w:tr>
        <w:trPr>
          <w:trHeight w:val="180" w:hRule="atLeast"/>
        </w:trPr>
        <w:tc>
          <w:tcPr>
            <w:tcW w:w="944" w:type="dxa"/>
            <w:tcBorders>
              <w:left w:val="single" w:sz="4" w:space="0" w:color="000000"/>
              <w:bottom w:val="single" w:sz="4" w:space="0" w:color="000000"/>
              <w:insideH w:val="single" w:sz="4" w:space="0" w:color="000000"/>
            </w:tcBorders>
            <w:shd w:fill="auto" w:val="clear"/>
            <w:vAlign w:val="center"/>
          </w:tcPr>
          <w:p>
            <w:pPr>
              <w:pStyle w:val="Normal"/>
              <w:rPr>
                <w:rFonts w:cs="Arial"/>
                <w:lang w:val="en-US" w:eastAsia="pt-BR"/>
              </w:rPr>
            </w:pPr>
            <w:r>
              <w:rPr>
                <w:rFonts w:cs="Arial"/>
                <w:sz w:val="22"/>
                <w:lang w:val="en-US" w:eastAsia="pt-BR"/>
              </w:rPr>
              <w:t>RF 12</w:t>
            </w:r>
          </w:p>
        </w:tc>
        <w:tc>
          <w:tcPr>
            <w:tcW w:w="787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O Sistema deve permitir que os usuários, ao criar um evento esportivo, se não encontrar o local, possa cadastrar o mesmo, informando campos: nome, endereço, referencia, como chegar. O local esportivo ficará disponível para o seu evento, e estará disponível para os demais usuários após moderação da administração.</w:t>
            </w:r>
          </w:p>
        </w:tc>
      </w:tr>
      <w:tr>
        <w:trPr>
          <w:trHeight w:val="180" w:hRule="atLeast"/>
        </w:trPr>
        <w:tc>
          <w:tcPr>
            <w:tcW w:w="944" w:type="dxa"/>
            <w:tcBorders>
              <w:left w:val="single" w:sz="4" w:space="0" w:color="000000"/>
              <w:bottom w:val="single" w:sz="4" w:space="0" w:color="000000"/>
              <w:insideH w:val="single" w:sz="4" w:space="0" w:color="000000"/>
            </w:tcBorders>
            <w:shd w:fill="auto" w:val="clear"/>
            <w:vAlign w:val="center"/>
          </w:tcPr>
          <w:p>
            <w:pPr>
              <w:pStyle w:val="Normal"/>
              <w:rPr>
                <w:rFonts w:cs="Arial"/>
                <w:lang w:val="en-US" w:eastAsia="pt-BR"/>
              </w:rPr>
            </w:pPr>
            <w:r>
              <w:rPr>
                <w:rFonts w:cs="Arial"/>
                <w:sz w:val="22"/>
                <w:lang w:val="en-US" w:eastAsia="pt-BR"/>
              </w:rPr>
              <w:t>RF 13</w:t>
            </w:r>
          </w:p>
        </w:tc>
        <w:tc>
          <w:tcPr>
            <w:tcW w:w="787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80" w:beforeAutospacing="1" w:after="142"/>
              <w:rPr>
                <w:rFonts w:eastAsia="Times New Roman" w:cs="Arial"/>
                <w:color w:val="000000"/>
                <w:lang w:eastAsia="pt-BR"/>
              </w:rPr>
            </w:pPr>
            <w:r>
              <w:rPr>
                <w:rFonts w:eastAsia="Times New Roman" w:cs="Arial"/>
                <w:color w:val="000000"/>
                <w:sz w:val="22"/>
                <w:lang w:eastAsia="pt-BR"/>
              </w:rPr>
              <w:t>O Sistema deve permitir que os usuários possam requisitar a propriedade de um local previamente cadastrado e publicado, enviando documentos que comprovem a relação do usuário com o local.</w:t>
            </w:r>
          </w:p>
        </w:tc>
      </w:tr>
      <w:tr>
        <w:trPr>
          <w:trHeight w:val="165" w:hRule="atLeast"/>
        </w:trPr>
        <w:tc>
          <w:tcPr>
            <w:tcW w:w="944" w:type="dxa"/>
            <w:tcBorders>
              <w:left w:val="single" w:sz="4" w:space="0" w:color="000000"/>
              <w:bottom w:val="single" w:sz="4" w:space="0" w:color="000000"/>
              <w:insideH w:val="single" w:sz="4" w:space="0" w:color="000000"/>
            </w:tcBorders>
            <w:shd w:fill="auto" w:val="clear"/>
            <w:vAlign w:val="center"/>
          </w:tcPr>
          <w:p>
            <w:pPr>
              <w:pStyle w:val="Normal"/>
              <w:rPr>
                <w:rFonts w:cs="Arial"/>
                <w:lang w:val="en-US" w:eastAsia="pt-BR"/>
              </w:rPr>
            </w:pPr>
            <w:r>
              <w:rPr>
                <w:rFonts w:cs="Arial"/>
                <w:sz w:val="22"/>
                <w:lang w:val="en-US" w:eastAsia="pt-BR"/>
              </w:rPr>
              <w:t>RF 14</w:t>
            </w:r>
          </w:p>
        </w:tc>
        <w:tc>
          <w:tcPr>
            <w:tcW w:w="787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65" w:beforeAutospacing="1" w:after="142"/>
              <w:rPr>
                <w:rFonts w:eastAsia="Times New Roman" w:cs="Arial"/>
                <w:color w:val="000000"/>
                <w:lang w:eastAsia="pt-BR"/>
              </w:rPr>
            </w:pPr>
            <w:r>
              <w:rPr>
                <w:rFonts w:eastAsia="Times New Roman" w:cs="Arial"/>
                <w:color w:val="000000"/>
                <w:sz w:val="22"/>
                <w:lang w:eastAsia="pt-BR"/>
              </w:rPr>
              <w:t>O Sistema deve permitir que os usuários possam fazer denúncias descritivas de outros usuários, ou locais esportivos que por ventura, venham violar alguma lei vigente no país.</w:t>
            </w:r>
          </w:p>
        </w:tc>
      </w:tr>
    </w:tbl>
    <w:p>
      <w:pPr>
        <w:pStyle w:val="LegendadeQuadro"/>
        <w:rPr>
          <w:szCs w:val="24"/>
          <w:lang w:eastAsia="pt-BR"/>
        </w:rPr>
      </w:pPr>
      <w:r>
        <w:rPr>
          <w:lang w:eastAsia="pt-BR"/>
        </w:rPr>
        <w:t>Fonte: Autoria própria (2019)</w:t>
      </w:r>
    </w:p>
    <w:p>
      <w:pPr>
        <w:pStyle w:val="Normal"/>
        <w:rPr/>
      </w:pPr>
      <w:r>
        <w:rPr/>
      </w:r>
    </w:p>
    <w:p>
      <w:pPr>
        <w:pStyle w:val="Normal"/>
        <w:rPr/>
      </w:pPr>
      <w:r>
        <w:rPr/>
      </w:r>
    </w:p>
    <w:p>
      <w:pPr>
        <w:pStyle w:val="Ttulo3"/>
        <w:numPr>
          <w:ilvl w:val="2"/>
          <w:numId w:val="2"/>
        </w:numPr>
        <w:ind w:left="0" w:hanging="0"/>
        <w:rPr/>
      </w:pPr>
      <w:bookmarkStart w:id="34" w:name="_Toc7608619"/>
      <w:r>
        <w:rPr/>
        <w:t>Regras de Negócio</w:t>
      </w:r>
      <w:bookmarkEnd w:id="34"/>
    </w:p>
    <w:p>
      <w:pPr>
        <w:pStyle w:val="ListParagraph"/>
        <w:rPr/>
      </w:pPr>
      <w:r>
        <w:rPr/>
        <w:t>Com os requisitos expostos, alguns pontos importantes precisam ser verificados, para que o aplicativo possua um bom funcionamento.</w:t>
      </w:r>
    </w:p>
    <w:p>
      <w:pPr>
        <w:pStyle w:val="Normal"/>
        <w:rPr/>
      </w:pPr>
      <w:r>
        <w:rPr/>
      </w:r>
    </w:p>
    <w:p>
      <w:pPr>
        <w:pStyle w:val="LegendadeQuadro"/>
        <w:rPr/>
      </w:pPr>
      <w:bookmarkStart w:id="35" w:name="_Toc7608592"/>
      <w:r>
        <w:rPr/>
        <w:t xml:space="preserve">Quadro </w:t>
      </w:r>
      <w:r>
        <w:rPr/>
        <w:fldChar w:fldCharType="begin"/>
      </w:r>
      <w:r>
        <w:rPr/>
        <w:instrText> SEQ Quadro \* ARABIC </w:instrText>
      </w:r>
      <w:r>
        <w:rPr/>
        <w:fldChar w:fldCharType="separate"/>
      </w:r>
      <w:r>
        <w:rPr/>
        <w:t>2</w:t>
      </w:r>
      <w:r>
        <w:rPr/>
        <w:fldChar w:fldCharType="end"/>
      </w:r>
      <w:r>
        <w:rPr/>
        <w:t xml:space="preserve"> - Regras de Negócio do aplicativo Joga Junto</w:t>
      </w:r>
      <w:bookmarkEnd w:id="35"/>
    </w:p>
    <w:tbl>
      <w:tblPr>
        <w:tblW w:w="8820"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0" w:type="dxa"/>
        </w:tblCellMar>
        <w:tblLook w:val="04a0"/>
      </w:tblPr>
      <w:tblGrid>
        <w:gridCol w:w="972"/>
        <w:gridCol w:w="909"/>
        <w:gridCol w:w="6939"/>
      </w:tblGrid>
      <w:tr>
        <w:trPr>
          <w:trHeight w:val="165" w:hRule="atLeast"/>
        </w:trPr>
        <w:tc>
          <w:tcPr>
            <w:tcW w:w="9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Spacing"/>
              <w:rPr>
                <w:b/>
                <w:b/>
                <w:lang w:val="en-US" w:eastAsia="pt-BR"/>
              </w:rPr>
            </w:pPr>
            <w:r>
              <w:rPr>
                <w:b/>
                <w:lang w:val="en-US" w:eastAsia="pt-BR"/>
              </w:rPr>
              <w:t>Código</w:t>
            </w:r>
          </w:p>
        </w:tc>
        <w:tc>
          <w:tcPr>
            <w:tcW w:w="90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Spacing"/>
              <w:rPr>
                <w:b/>
                <w:b/>
                <w:lang w:val="en-US" w:eastAsia="pt-BR"/>
              </w:rPr>
            </w:pPr>
            <w:r>
              <w:rPr>
                <w:b/>
                <w:lang w:val="en-US" w:eastAsia="pt-BR"/>
              </w:rPr>
              <w:t>RF</w:t>
            </w:r>
          </w:p>
        </w:tc>
        <w:tc>
          <w:tcPr>
            <w:tcW w:w="6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Spacing"/>
              <w:rPr>
                <w:b/>
                <w:b/>
                <w:sz w:val="22"/>
                <w:lang w:eastAsia="pt-BR"/>
              </w:rPr>
            </w:pPr>
            <w:r>
              <w:rPr>
                <w:b/>
                <w:sz w:val="22"/>
                <w:lang w:eastAsia="pt-BR"/>
              </w:rPr>
              <w:t>Regra de Negócio</w:t>
            </w:r>
          </w:p>
        </w:tc>
      </w:tr>
      <w:tr>
        <w:trPr>
          <w:trHeight w:val="360" w:hRule="atLeast"/>
        </w:trPr>
        <w:tc>
          <w:tcPr>
            <w:tcW w:w="97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1</w:t>
            </w:r>
          </w:p>
        </w:tc>
        <w:tc>
          <w:tcPr>
            <w:tcW w:w="909"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01</w:t>
            </w:r>
          </w:p>
        </w:tc>
        <w:tc>
          <w:tcPr>
            <w:tcW w:w="6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Para acessar qualquer área do sistema, o usuário deve estar logado</w:t>
            </w:r>
          </w:p>
        </w:tc>
      </w:tr>
      <w:tr>
        <w:trPr>
          <w:trHeight w:val="360" w:hRule="atLeast"/>
        </w:trPr>
        <w:tc>
          <w:tcPr>
            <w:tcW w:w="97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2</w:t>
            </w:r>
          </w:p>
        </w:tc>
        <w:tc>
          <w:tcPr>
            <w:tcW w:w="909"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02</w:t>
            </w:r>
          </w:p>
        </w:tc>
        <w:tc>
          <w:tcPr>
            <w:tcW w:w="6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Para cadastrar-se no sistema, os usuários deverão ter no mínimo 18 anos de idade.</w:t>
            </w:r>
          </w:p>
        </w:tc>
      </w:tr>
      <w:tr>
        <w:trPr>
          <w:trHeight w:val="360" w:hRule="atLeast"/>
        </w:trPr>
        <w:tc>
          <w:tcPr>
            <w:tcW w:w="972"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3</w:t>
            </w:r>
          </w:p>
        </w:tc>
        <w:tc>
          <w:tcPr>
            <w:tcW w:w="909"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03</w:t>
            </w:r>
          </w:p>
        </w:tc>
        <w:tc>
          <w:tcPr>
            <w:tcW w:w="693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Toda partida precisa ter um local esportivo previamente cadastrado.</w:t>
            </w:r>
          </w:p>
        </w:tc>
      </w:tr>
      <w:tr>
        <w:trPr>
          <w:trHeight w:val="360" w:hRule="atLeast"/>
        </w:trPr>
        <w:tc>
          <w:tcPr>
            <w:tcW w:w="972"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4</w:t>
            </w:r>
          </w:p>
        </w:tc>
        <w:tc>
          <w:tcPr>
            <w:tcW w:w="909"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03</w:t>
            </w:r>
          </w:p>
        </w:tc>
        <w:tc>
          <w:tcPr>
            <w:tcW w:w="693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Um Local esportivo precisa ter um endereço validado por um CEP</w:t>
            </w:r>
          </w:p>
        </w:tc>
      </w:tr>
      <w:tr>
        <w:trPr>
          <w:trHeight w:val="360" w:hRule="atLeast"/>
        </w:trPr>
        <w:tc>
          <w:tcPr>
            <w:tcW w:w="972"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5</w:t>
            </w:r>
          </w:p>
        </w:tc>
        <w:tc>
          <w:tcPr>
            <w:tcW w:w="909"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04</w:t>
            </w:r>
          </w:p>
        </w:tc>
        <w:tc>
          <w:tcPr>
            <w:tcW w:w="693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Criação de eventos somente em data futura.</w:t>
            </w:r>
          </w:p>
        </w:tc>
      </w:tr>
      <w:tr>
        <w:trPr>
          <w:trHeight w:val="360" w:hRule="atLeast"/>
        </w:trPr>
        <w:tc>
          <w:tcPr>
            <w:tcW w:w="972"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6</w:t>
            </w:r>
          </w:p>
        </w:tc>
        <w:tc>
          <w:tcPr>
            <w:tcW w:w="909"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04</w:t>
            </w:r>
          </w:p>
        </w:tc>
        <w:tc>
          <w:tcPr>
            <w:tcW w:w="693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Eventos esportivos deverão ter um limite máximo de participantes definido pelo organizador, respeitando os limites mínimo e máximo previamente cadastrado no tipo de esporte.</w:t>
            </w:r>
          </w:p>
        </w:tc>
      </w:tr>
      <w:tr>
        <w:trPr>
          <w:trHeight w:val="360" w:hRule="atLeast"/>
        </w:trPr>
        <w:tc>
          <w:tcPr>
            <w:tcW w:w="972"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7</w:t>
            </w:r>
          </w:p>
        </w:tc>
        <w:tc>
          <w:tcPr>
            <w:tcW w:w="909"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05</w:t>
              <w:br/>
              <w:t>RF 06</w:t>
            </w:r>
          </w:p>
        </w:tc>
        <w:tc>
          <w:tcPr>
            <w:tcW w:w="693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Eventos esportivos visíveis somente os abertos ao publico, e que ainda não tenham confirmados o numero máximo de participantes.</w:t>
            </w:r>
          </w:p>
        </w:tc>
      </w:tr>
      <w:tr>
        <w:trPr>
          <w:trHeight w:val="360" w:hRule="atLeast"/>
        </w:trPr>
        <w:tc>
          <w:tcPr>
            <w:tcW w:w="972"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8</w:t>
            </w:r>
          </w:p>
        </w:tc>
        <w:tc>
          <w:tcPr>
            <w:tcW w:w="909"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06</w:t>
            </w:r>
          </w:p>
        </w:tc>
        <w:tc>
          <w:tcPr>
            <w:tcW w:w="693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Buscas de eventos esportivos por localidade serão limitados a um raio de 20km</w:t>
            </w:r>
          </w:p>
        </w:tc>
      </w:tr>
      <w:tr>
        <w:trPr>
          <w:trHeight w:val="360" w:hRule="atLeast"/>
        </w:trPr>
        <w:tc>
          <w:tcPr>
            <w:tcW w:w="972"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9</w:t>
            </w:r>
          </w:p>
        </w:tc>
        <w:tc>
          <w:tcPr>
            <w:tcW w:w="909"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05</w:t>
            </w:r>
          </w:p>
        </w:tc>
        <w:tc>
          <w:tcPr>
            <w:tcW w:w="693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Com um evento esportivo criado, o organizador pode enviar no máximo o número limite do esporte em convites a cada 15 minutos.</w:t>
            </w:r>
          </w:p>
        </w:tc>
      </w:tr>
      <w:tr>
        <w:trPr>
          <w:trHeight w:val="360" w:hRule="atLeast"/>
        </w:trPr>
        <w:tc>
          <w:tcPr>
            <w:tcW w:w="972"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10</w:t>
            </w:r>
          </w:p>
        </w:tc>
        <w:tc>
          <w:tcPr>
            <w:tcW w:w="909"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06</w:t>
              <w:br/>
              <w:t>RF 11</w:t>
            </w:r>
          </w:p>
        </w:tc>
        <w:tc>
          <w:tcPr>
            <w:tcW w:w="693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O cancelamento de participação em eventos onde o usuário já confirmou sua presença deve seguir com uma justificativa, que será encaminhada ao organizador</w:t>
            </w:r>
          </w:p>
        </w:tc>
      </w:tr>
      <w:tr>
        <w:trPr>
          <w:trHeight w:val="360" w:hRule="atLeast"/>
        </w:trPr>
        <w:tc>
          <w:tcPr>
            <w:tcW w:w="972"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11</w:t>
            </w:r>
          </w:p>
        </w:tc>
        <w:tc>
          <w:tcPr>
            <w:tcW w:w="909"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0"/>
              <w:jc w:val="left"/>
              <w:rPr>
                <w:rFonts w:eastAsia="Times New Roman" w:cs="Arial"/>
                <w:color w:val="000000"/>
                <w:lang w:val="en-US" w:eastAsia="pt-BR"/>
              </w:rPr>
            </w:pPr>
            <w:r>
              <w:rPr>
                <w:rFonts w:eastAsia="Times New Roman" w:cs="Arial"/>
                <w:color w:val="000000"/>
                <w:sz w:val="22"/>
                <w:lang w:val="en-US" w:eastAsia="pt-BR"/>
              </w:rPr>
              <w:t>RF 04</w:t>
            </w:r>
          </w:p>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11</w:t>
            </w:r>
          </w:p>
        </w:tc>
        <w:tc>
          <w:tcPr>
            <w:tcW w:w="693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A exclusão de um usuário confirmado em um evento por parte do organizador, deve seguir com uma justificativa, que será encaminhada ao usuário.</w:t>
            </w:r>
          </w:p>
        </w:tc>
      </w:tr>
      <w:tr>
        <w:trPr>
          <w:trHeight w:val="360" w:hRule="atLeast"/>
        </w:trPr>
        <w:tc>
          <w:tcPr>
            <w:tcW w:w="972"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12</w:t>
            </w:r>
          </w:p>
        </w:tc>
        <w:tc>
          <w:tcPr>
            <w:tcW w:w="909"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0"/>
              <w:jc w:val="left"/>
              <w:rPr>
                <w:rFonts w:eastAsia="Times New Roman" w:cs="Arial"/>
                <w:color w:val="000000"/>
                <w:lang w:val="en-US" w:eastAsia="pt-BR"/>
              </w:rPr>
            </w:pPr>
            <w:r>
              <w:rPr>
                <w:rFonts w:eastAsia="Times New Roman" w:cs="Arial"/>
                <w:color w:val="000000"/>
                <w:sz w:val="22"/>
                <w:lang w:val="en-US" w:eastAsia="pt-BR"/>
              </w:rPr>
              <w:t>RF 04</w:t>
            </w:r>
          </w:p>
          <w:p>
            <w:pPr>
              <w:pStyle w:val="Normal"/>
              <w:spacing w:lineRule="auto" w:line="288" w:beforeAutospacing="1" w:after="142"/>
              <w:jc w:val="left"/>
              <w:rPr>
                <w:rFonts w:eastAsia="Times New Roman" w:cs="Arial"/>
                <w:color w:val="000000"/>
                <w:lang w:val="en-US" w:eastAsia="pt-BR"/>
              </w:rPr>
            </w:pPr>
            <w:r>
              <w:rPr>
                <w:rFonts w:eastAsia="Times New Roman" w:cs="Arial"/>
                <w:color w:val="000000"/>
                <w:lang w:val="en-US" w:eastAsia="pt-BR"/>
              </w:rPr>
            </w:r>
          </w:p>
        </w:tc>
        <w:tc>
          <w:tcPr>
            <w:tcW w:w="693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O cancelamento de um evento por parte do organizador, deve seguir com uma justificativa, que será enviada a todos os envolvidos.</w:t>
            </w:r>
          </w:p>
        </w:tc>
      </w:tr>
      <w:tr>
        <w:trPr>
          <w:trHeight w:val="345" w:hRule="atLeast"/>
        </w:trPr>
        <w:tc>
          <w:tcPr>
            <w:tcW w:w="972"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 13</w:t>
            </w:r>
          </w:p>
        </w:tc>
        <w:tc>
          <w:tcPr>
            <w:tcW w:w="909" w:type="dxa"/>
            <w:tcBorders>
              <w:left w:val="single" w:sz="4" w:space="0" w:color="000000"/>
              <w:bottom w:val="single" w:sz="4" w:space="0" w:color="000000"/>
              <w:insideH w:val="single" w:sz="4" w:space="0" w:color="000000"/>
            </w:tcBorders>
            <w:shd w:fill="auto" w:val="clea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RF 08</w:t>
            </w:r>
          </w:p>
        </w:tc>
        <w:tc>
          <w:tcPr>
            <w:tcW w:w="693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Após a realização do evento, os usuários pode fazer suas avaliações do local, e de outros membros em no máximo 24 horas.</w:t>
            </w:r>
          </w:p>
        </w:tc>
      </w:tr>
    </w:tbl>
    <w:p>
      <w:pPr>
        <w:pStyle w:val="LegendadeQuadro"/>
        <w:rPr>
          <w:szCs w:val="24"/>
          <w:lang w:eastAsia="pt-BR"/>
        </w:rPr>
      </w:pPr>
      <w:r>
        <w:rPr>
          <w:lang w:eastAsia="pt-BR"/>
        </w:rPr>
        <w:t>Fonte: Autoria própria (2019)</w:t>
      </w:r>
    </w:p>
    <w:p>
      <w:pPr>
        <w:pStyle w:val="Normal"/>
        <w:spacing w:lineRule="auto" w:line="276" w:beforeAutospacing="1" w:after="0"/>
        <w:jc w:val="left"/>
        <w:rPr>
          <w:rFonts w:eastAsia="Times New Roman" w:cs="Arial"/>
          <w:color w:val="000000"/>
          <w:sz w:val="22"/>
          <w:lang w:val="en-US" w:eastAsia="pt-BR"/>
        </w:rPr>
      </w:pPr>
      <w:r>
        <w:rPr>
          <w:rFonts w:eastAsia="Times New Roman" w:cs="Arial"/>
          <w:color w:val="000000"/>
          <w:sz w:val="22"/>
          <w:lang w:val="en-US" w:eastAsia="pt-BR"/>
        </w:rPr>
      </w:r>
    </w:p>
    <w:p>
      <w:pPr>
        <w:pStyle w:val="Ttulo3"/>
        <w:numPr>
          <w:ilvl w:val="2"/>
          <w:numId w:val="2"/>
        </w:numPr>
        <w:ind w:left="0" w:hanging="0"/>
        <w:rPr/>
      </w:pPr>
      <w:bookmarkStart w:id="36" w:name="_Toc7608620"/>
      <w:r>
        <w:rPr/>
        <w:t>Requisitos Não Funcionais</w:t>
      </w:r>
      <w:bookmarkEnd w:id="36"/>
    </w:p>
    <w:p>
      <w:pPr>
        <w:pStyle w:val="Normal"/>
        <w:rPr/>
      </w:pPr>
      <w:r>
        <w:rPr/>
      </w:r>
    </w:p>
    <w:p>
      <w:pPr>
        <w:pStyle w:val="LegendadeQuadro"/>
        <w:rPr/>
      </w:pPr>
      <w:bookmarkStart w:id="37" w:name="_Toc7608593"/>
      <w:r>
        <w:rPr/>
        <w:t xml:space="preserve">Quadro </w:t>
      </w:r>
      <w:r>
        <w:rPr/>
        <w:fldChar w:fldCharType="begin"/>
      </w:r>
      <w:r>
        <w:rPr/>
        <w:instrText> SEQ Quadro \* ARABIC </w:instrText>
      </w:r>
      <w:r>
        <w:rPr/>
        <w:fldChar w:fldCharType="separate"/>
      </w:r>
      <w:r>
        <w:rPr/>
        <w:t>3</w:t>
      </w:r>
      <w:r>
        <w:rPr/>
        <w:fldChar w:fldCharType="end"/>
      </w:r>
      <w:r>
        <w:rPr/>
        <w:t xml:space="preserve"> - Requisitos Não Funcionais do Aplicativo Joga Junto</w:t>
      </w:r>
      <w:bookmarkEnd w:id="37"/>
    </w:p>
    <w:tbl>
      <w:tblPr>
        <w:tblW w:w="8850"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0" w:type="dxa"/>
        </w:tblCellMar>
        <w:tblLook w:val="04a0"/>
      </w:tblPr>
      <w:tblGrid>
        <w:gridCol w:w="1122"/>
        <w:gridCol w:w="7727"/>
      </w:tblGrid>
      <w:tr>
        <w:trPr>
          <w:trHeight w:val="165" w:hRule="atLeast"/>
        </w:trPr>
        <w:tc>
          <w:tcPr>
            <w:tcW w:w="11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lang w:eastAsia="pt-BR"/>
              </w:rPr>
            </w:pPr>
            <w:r>
              <w:rPr>
                <w:b/>
                <w:sz w:val="22"/>
                <w:lang w:eastAsia="pt-BR"/>
              </w:rPr>
              <w:t>Código</w:t>
            </w:r>
          </w:p>
        </w:tc>
        <w:tc>
          <w:tcPr>
            <w:tcW w:w="7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rPr>
                <w:b/>
                <w:b/>
                <w:lang w:eastAsia="pt-BR"/>
              </w:rPr>
            </w:pPr>
            <w:r>
              <w:rPr>
                <w:b/>
                <w:sz w:val="22"/>
                <w:lang w:eastAsia="pt-BR"/>
              </w:rPr>
              <w:t>Requisito Não Funcional Tecnológico</w:t>
            </w:r>
          </w:p>
        </w:tc>
      </w:tr>
      <w:tr>
        <w:trPr>
          <w:trHeight w:val="405" w:hRule="atLeast"/>
        </w:trPr>
        <w:tc>
          <w:tcPr>
            <w:tcW w:w="11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RNF 01</w:t>
            </w:r>
          </w:p>
        </w:tc>
        <w:tc>
          <w:tcPr>
            <w:tcW w:w="7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O sistema deve usar a API do Google busca partidas disponíveis próximas da região do usuário</w:t>
            </w:r>
          </w:p>
        </w:tc>
      </w:tr>
      <w:tr>
        <w:trPr>
          <w:trHeight w:val="390" w:hRule="atLeast"/>
        </w:trPr>
        <w:tc>
          <w:tcPr>
            <w:tcW w:w="11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RNF 02</w:t>
            </w:r>
          </w:p>
        </w:tc>
        <w:tc>
          <w:tcPr>
            <w:tcW w:w="7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O sistema deve usar a API viacep busca de CEP.</w:t>
            </w:r>
          </w:p>
        </w:tc>
      </w:tr>
    </w:tbl>
    <w:p>
      <w:pPr>
        <w:pStyle w:val="LegendadeQuadro"/>
        <w:rPr>
          <w:lang w:eastAsia="pt-BR"/>
        </w:rPr>
      </w:pPr>
      <w:r>
        <w:rPr>
          <w:lang w:eastAsia="pt-BR"/>
        </w:rPr>
        <w:t>Fonte: Autoria própria (2019)</w:t>
      </w:r>
    </w:p>
    <w:p>
      <w:pPr>
        <w:pStyle w:val="LegendadeQuadro"/>
        <w:rPr>
          <w:lang w:eastAsia="pt-BR"/>
        </w:rPr>
      </w:pPr>
      <w:r>
        <w:rPr>
          <w:lang w:eastAsia="pt-BR"/>
        </w:rPr>
      </w:r>
    </w:p>
    <w:p>
      <w:pPr>
        <w:pStyle w:val="LegendadeQuadro"/>
        <w:rPr>
          <w:lang w:eastAsia="pt-BR"/>
        </w:rPr>
      </w:pPr>
      <w:r>
        <w:rPr>
          <w:lang w:eastAsia="pt-BR"/>
        </w:rPr>
      </w:r>
    </w:p>
    <w:p>
      <w:pPr>
        <w:pStyle w:val="Ttulo3"/>
        <w:numPr>
          <w:ilvl w:val="2"/>
          <w:numId w:val="2"/>
        </w:numPr>
        <w:ind w:left="0" w:hanging="0"/>
        <w:rPr/>
      </w:pPr>
      <w:bookmarkStart w:id="38" w:name="_Toc7608621"/>
      <w:r>
        <w:rPr/>
        <w:t>Requisitos Não Funcionais Tecnológicos</w:t>
      </w:r>
      <w:bookmarkEnd w:id="38"/>
    </w:p>
    <w:p>
      <w:pPr>
        <w:pStyle w:val="LegendadeQuadro"/>
        <w:rPr>
          <w:lang w:eastAsia="pt-BR"/>
        </w:rPr>
      </w:pPr>
      <w:r>
        <w:rPr>
          <w:lang w:eastAsia="pt-BR"/>
        </w:rPr>
      </w:r>
    </w:p>
    <w:p>
      <w:pPr>
        <w:pStyle w:val="LegendadeQuadro"/>
        <w:rPr/>
      </w:pPr>
      <w:bookmarkStart w:id="39" w:name="_Toc7608594"/>
      <w:r>
        <w:rPr/>
        <w:t xml:space="preserve">Quadro </w:t>
      </w:r>
      <w:r>
        <w:rPr/>
        <w:fldChar w:fldCharType="begin"/>
      </w:r>
      <w:r>
        <w:rPr/>
        <w:instrText> SEQ Quadro \* ARABIC </w:instrText>
      </w:r>
      <w:r>
        <w:rPr/>
        <w:fldChar w:fldCharType="separate"/>
      </w:r>
      <w:r>
        <w:rPr/>
        <w:t>4</w:t>
      </w:r>
      <w:r>
        <w:rPr/>
        <w:fldChar w:fldCharType="end"/>
      </w:r>
      <w:r>
        <w:rPr/>
        <w:t xml:space="preserve"> - Requisitos Não Funcionais Tecnológicos do Aplicativo Joga Junto</w:t>
      </w:r>
      <w:bookmarkEnd w:id="39"/>
    </w:p>
    <w:tbl>
      <w:tblPr>
        <w:tblW w:w="8850"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0" w:type="dxa"/>
        </w:tblCellMar>
        <w:tblLook w:val="04a0"/>
      </w:tblPr>
      <w:tblGrid>
        <w:gridCol w:w="1122"/>
        <w:gridCol w:w="7727"/>
      </w:tblGrid>
      <w:tr>
        <w:trPr>
          <w:trHeight w:val="165" w:hRule="atLeast"/>
        </w:trPr>
        <w:tc>
          <w:tcPr>
            <w:tcW w:w="11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tLeast" w:line="165" w:beforeAutospacing="1" w:after="142"/>
              <w:jc w:val="left"/>
              <w:rPr>
                <w:rFonts w:eastAsia="Times New Roman" w:cs="Arial"/>
                <w:color w:val="000000"/>
                <w:lang w:val="en-US" w:eastAsia="pt-BR"/>
              </w:rPr>
            </w:pPr>
            <w:r>
              <w:rPr>
                <w:rFonts w:eastAsia="Times New Roman" w:cs="Arial"/>
                <w:b/>
                <w:bCs/>
                <w:color w:val="000000"/>
                <w:sz w:val="22"/>
                <w:lang w:val="en-US" w:eastAsia="pt-BR"/>
              </w:rPr>
              <w:t>Código</w:t>
            </w:r>
          </w:p>
        </w:tc>
        <w:tc>
          <w:tcPr>
            <w:tcW w:w="7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tLeast" w:line="165" w:beforeAutospacing="1" w:after="142"/>
              <w:jc w:val="left"/>
              <w:rPr>
                <w:rFonts w:eastAsia="Times New Roman" w:cs="Arial"/>
                <w:color w:val="000000"/>
                <w:lang w:val="en-US" w:eastAsia="pt-BR"/>
              </w:rPr>
            </w:pPr>
            <w:r>
              <w:rPr>
                <w:rFonts w:eastAsia="Times New Roman" w:cs="Arial"/>
                <w:b/>
                <w:bCs/>
                <w:color w:val="000000"/>
                <w:sz w:val="22"/>
                <w:lang w:val="en-US" w:eastAsia="pt-BR"/>
              </w:rPr>
              <w:t>Requisito Não Funcional Tecnológico</w:t>
            </w:r>
          </w:p>
        </w:tc>
      </w:tr>
      <w:tr>
        <w:trPr>
          <w:trHeight w:val="405" w:hRule="atLeast"/>
        </w:trPr>
        <w:tc>
          <w:tcPr>
            <w:tcW w:w="11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RNFT 01</w:t>
            </w:r>
          </w:p>
        </w:tc>
        <w:tc>
          <w:tcPr>
            <w:tcW w:w="7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O sistema deve dispor de uma API escrita em PHP 7.2, utilizando o framework Laravel 5.7.</w:t>
            </w:r>
          </w:p>
        </w:tc>
      </w:tr>
      <w:tr>
        <w:trPr>
          <w:trHeight w:val="405" w:hRule="atLeast"/>
        </w:trPr>
        <w:tc>
          <w:tcPr>
            <w:tcW w:w="11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RNFT 02</w:t>
            </w:r>
          </w:p>
        </w:tc>
        <w:tc>
          <w:tcPr>
            <w:tcW w:w="7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O sistema deve manter os dados em banco de dados relacional PostgreSQL versão 11.</w:t>
            </w:r>
          </w:p>
        </w:tc>
      </w:tr>
      <w:tr>
        <w:trPr>
          <w:trHeight w:val="405" w:hRule="atLeast"/>
        </w:trPr>
        <w:tc>
          <w:tcPr>
            <w:tcW w:w="1122" w:type="dxa"/>
            <w:tcBorders>
              <w:left w:val="single" w:sz="4" w:space="0" w:color="000000"/>
              <w:bottom w:val="single" w:sz="4" w:space="0" w:color="000000"/>
              <w:insideH w:val="single" w:sz="4" w:space="0" w:color="000000"/>
            </w:tcBorders>
            <w:shd w:fill="auto" w:val="clear"/>
            <w:vAlign w:val="cente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RNFT 03</w:t>
            </w:r>
          </w:p>
        </w:tc>
        <w:tc>
          <w:tcPr>
            <w:tcW w:w="772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O sistema deve se comunicar com a API por meio do protocolo HTTP, utilizando padrão RESTFul</w:t>
            </w:r>
          </w:p>
        </w:tc>
      </w:tr>
      <w:tr>
        <w:trPr>
          <w:trHeight w:val="390" w:hRule="atLeast"/>
        </w:trPr>
        <w:tc>
          <w:tcPr>
            <w:tcW w:w="1122" w:type="dxa"/>
            <w:tcBorders>
              <w:left w:val="single" w:sz="4" w:space="0" w:color="000000"/>
            </w:tcBorders>
            <w:shd w:fill="auto" w:val="clear"/>
            <w:vAlign w:val="cente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RNFT 04</w:t>
            </w:r>
          </w:p>
        </w:tc>
        <w:tc>
          <w:tcPr>
            <w:tcW w:w="7727" w:type="dxa"/>
            <w:tcBorders>
              <w:left w:val="single" w:sz="4" w:space="0" w:color="000000"/>
              <w:right w:val="single" w:sz="4" w:space="0" w:color="000000"/>
              <w:insideV w:val="single" w:sz="4" w:space="0" w:color="000000"/>
            </w:tcBorders>
            <w:shd w:fill="auto" w:val="clear"/>
            <w:tcMar>
              <w:right w:w="108" w:type="dxa"/>
            </w:tcMar>
            <w:vAlign w:val="cente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O Sistema deve ser escrito em linguagem IONIC 3, utilizando Angular</w:t>
            </w:r>
          </w:p>
        </w:tc>
      </w:tr>
      <w:tr>
        <w:trPr>
          <w:trHeight w:val="390" w:hRule="atLeast"/>
        </w:trPr>
        <w:tc>
          <w:tcPr>
            <w:tcW w:w="11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88" w:beforeAutospacing="1" w:after="142"/>
              <w:jc w:val="left"/>
              <w:rPr>
                <w:rFonts w:eastAsia="Times New Roman" w:cs="Arial"/>
                <w:color w:val="000000"/>
                <w:lang w:val="en-US" w:eastAsia="pt-BR"/>
              </w:rPr>
            </w:pPr>
            <w:r>
              <w:rPr>
                <w:rFonts w:eastAsia="Times New Roman" w:cs="Arial"/>
                <w:color w:val="000000"/>
                <w:sz w:val="22"/>
                <w:lang w:val="en-US" w:eastAsia="pt-BR"/>
              </w:rPr>
              <w:t>RNFT 05</w:t>
            </w:r>
          </w:p>
        </w:tc>
        <w:tc>
          <w:tcPr>
            <w:tcW w:w="7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right w:w="108" w:type="dxa"/>
            </w:tcMar>
            <w:vAlign w:val="center"/>
          </w:tcPr>
          <w:p>
            <w:pPr>
              <w:pStyle w:val="Normal"/>
              <w:spacing w:lineRule="auto" w:line="288" w:beforeAutospacing="1" w:after="142"/>
              <w:rPr>
                <w:rFonts w:eastAsia="Times New Roman" w:cs="Arial"/>
                <w:color w:val="000000"/>
                <w:lang w:eastAsia="pt-BR"/>
              </w:rPr>
            </w:pPr>
            <w:r>
              <w:rPr>
                <w:rFonts w:eastAsia="Times New Roman" w:cs="Arial"/>
                <w:color w:val="000000"/>
                <w:sz w:val="22"/>
                <w:lang w:eastAsia="pt-BR"/>
              </w:rPr>
              <w:t>Os diagramas serão modelados usando Astah Community.</w:t>
            </w:r>
          </w:p>
        </w:tc>
      </w:tr>
    </w:tbl>
    <w:p>
      <w:pPr>
        <w:pStyle w:val="LegendadeQuadro"/>
        <w:rPr>
          <w:lang w:eastAsia="pt-BR"/>
        </w:rPr>
      </w:pPr>
      <w:r>
        <w:rPr>
          <w:lang w:eastAsia="pt-BR"/>
        </w:rPr>
        <w:t>Fonte: Autoria própria (2019)</w:t>
      </w:r>
    </w:p>
    <w:p>
      <w:pPr>
        <w:pStyle w:val="LegendadeQuadro"/>
        <w:rPr>
          <w:lang w:eastAsia="pt-BR"/>
        </w:rPr>
      </w:pPr>
      <w:r>
        <w:rPr>
          <w:lang w:eastAsia="pt-BR"/>
        </w:rPr>
      </w:r>
    </w:p>
    <w:p>
      <w:pPr>
        <w:pStyle w:val="LegendadeQuadro"/>
        <w:rPr>
          <w:szCs w:val="24"/>
          <w:lang w:eastAsia="pt-BR"/>
        </w:rPr>
      </w:pPr>
      <w:r>
        <w:rPr>
          <w:szCs w:val="24"/>
          <w:lang w:eastAsia="pt-BR"/>
        </w:rPr>
      </w:r>
    </w:p>
    <w:p>
      <w:pPr>
        <w:pStyle w:val="Ttulo2"/>
        <w:numPr>
          <w:ilvl w:val="1"/>
          <w:numId w:val="2"/>
        </w:numPr>
        <w:ind w:left="0" w:hanging="0"/>
        <w:rPr/>
      </w:pPr>
      <w:bookmarkStart w:id="40" w:name="_Toc7608622"/>
      <w:r>
        <w:rPr/>
        <w:t>Diagramas de análise e modelagem do sistema</w:t>
      </w:r>
      <w:bookmarkEnd w:id="40"/>
    </w:p>
    <w:p>
      <w:pPr>
        <w:pStyle w:val="Normal"/>
        <w:rPr/>
      </w:pPr>
      <w:ins w:id="26" w:author="Autor desconhecido" w:date="2019-06-25T19:33:41Z">
        <w:r>
          <w:rPr/>
        </w:r>
      </w:ins>
    </w:p>
    <w:p>
      <w:pPr>
        <w:pStyle w:val="Normal"/>
        <w:rPr/>
      </w:pPr>
      <w:ins w:id="27" w:author="Autor desconhecido" w:date="2019-06-25T19:33:41Z">
        <w:r>
          <w:rPr/>
          <w:t xml:space="preserve">Antes do sistema ser implementado, </w:t>
        </w:r>
      </w:ins>
      <w:ins w:id="28" w:author="Autor desconhecido" w:date="2019-06-25T19:33:41Z">
        <w:r>
          <w:rPr/>
          <w:t>foi</w:t>
        </w:r>
      </w:ins>
      <w:ins w:id="29" w:author="Autor desconhecido" w:date="2019-06-25T19:33:41Z">
        <w:r>
          <w:rPr/>
          <w:t xml:space="preserve"> necessário planejar vários aspectos do seu funcionamento, comportamento dos dados, papéis de usuários, a comunicação do aplicativo com seus pares entre outros, para isso, utilizamos na modelagem diagramas UML, assim, representamos os fluxos e relacionamentos do sistema como um todo.</w:t>
        </w:r>
      </w:ins>
    </w:p>
    <w:p>
      <w:pPr>
        <w:pStyle w:val="Normal"/>
        <w:rPr/>
      </w:pPr>
      <w:r>
        <w:rPr/>
      </w:r>
    </w:p>
    <w:p>
      <w:pPr>
        <w:pStyle w:val="Ttulo3"/>
        <w:numPr>
          <w:ilvl w:val="2"/>
          <w:numId w:val="2"/>
        </w:numPr>
        <w:ind w:left="0" w:hanging="0"/>
        <w:rPr/>
      </w:pPr>
      <w:bookmarkStart w:id="41" w:name="_Toc7608623"/>
      <w:r>
        <w:rPr/>
        <w:t>Diagrama de Casos de Uso Geral</w:t>
      </w:r>
      <w:bookmarkEnd w:id="41"/>
    </w:p>
    <w:p>
      <w:pPr>
        <w:pStyle w:val="Normal"/>
        <w:ind w:left="0" w:hanging="0"/>
        <w:rPr/>
      </w:pPr>
      <w:ins w:id="30" w:author="Autor desconhecido" w:date="2019-06-25T19:36:48Z">
        <w:r>
          <w:rPr/>
          <w:t xml:space="preserve">O diagrama de casos de uso geral, </w:t>
        </w:r>
      </w:ins>
      <w:ins w:id="31" w:author="Autor desconhecido" w:date="2019-06-25T19:37:01Z">
        <w:r>
          <w:rPr/>
          <w:t>mostra como o usuário se relaciona com o sistema, a partir do momento que ele está representando um papel específico, e também como as diversas funcionalidades se comunicam umas com as outras.</w:t>
        </w:r>
      </w:ins>
      <w:ins w:id="32" w:author="Autor desconhecido" w:date="2019-06-25T22:04:57Z">
        <w:r>
          <w:rPr/>
          <w:t xml:space="preserve"> </w:t>
        </w:r>
      </w:ins>
      <w:ins w:id="33" w:author="Autor desconhecido" w:date="2019-06-25T22:04:57Z">
        <w:r>
          <w:rPr/>
          <w:t xml:space="preserve">Segundo </w:t>
        </w:r>
      </w:ins>
      <w:ins w:id="34" w:author="Autor desconhecido" w:date="2019-06-25T22:05:02Z">
        <w:r>
          <w:rPr/>
          <w:t>José Carlos Macoratti, descreve a sequencia de eventos de um ator que usa o sistema para completar um processo.</w:t>
        </w:r>
      </w:ins>
    </w:p>
    <w:p>
      <w:pPr>
        <w:pStyle w:val="Normal"/>
        <w:rPr/>
      </w:pPr>
      <w:r>
        <w:rPr/>
      </w:r>
    </w:p>
    <w:p>
      <w:pPr>
        <w:pStyle w:val="LegendadeQuadro"/>
        <w:rPr/>
      </w:pPr>
      <w:r>
        <w:rPr/>
        <w:drawing>
          <wp:inline distT="19050" distB="26035" distL="19050" distR="22225">
            <wp:extent cx="5560060" cy="7384415"/>
            <wp:effectExtent l="0" t="0" r="0" b="0"/>
            <wp:docPr id="5" name="Imagem 8" descr="casos de uso geral - fig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8" descr="casos de uso geral - figura 5.png"/>
                    <pic:cNvPicPr>
                      <a:picLocks noChangeAspect="1" noChangeArrowheads="1"/>
                    </pic:cNvPicPr>
                  </pic:nvPicPr>
                  <pic:blipFill>
                    <a:blip r:embed="rId8"/>
                    <a:stretch>
                      <a:fillRect/>
                    </a:stretch>
                  </pic:blipFill>
                  <pic:spPr bwMode="auto">
                    <a:xfrm>
                      <a:off x="0" y="0"/>
                      <a:ext cx="5560060" cy="7384415"/>
                    </a:xfrm>
                    <a:prstGeom prst="rect">
                      <a:avLst/>
                    </a:prstGeom>
                  </pic:spPr>
                </pic:pic>
              </a:graphicData>
            </a:graphic>
          </wp:inline>
        </w:drawing>
      </w:r>
    </w:p>
    <w:p>
      <w:pPr>
        <w:sectPr>
          <w:headerReference w:type="default" r:id="rId9"/>
          <w:type w:val="nextPage"/>
          <w:pgSz w:w="11906" w:h="16838"/>
          <w:pgMar w:left="1701" w:right="1134" w:header="709" w:top="1701" w:footer="0" w:bottom="1134" w:gutter="0"/>
          <w:pgNumType w:fmt="decimal"/>
          <w:formProt w:val="false"/>
          <w:textDirection w:val="lrTb"/>
          <w:docGrid w:type="default" w:linePitch="360" w:charSpace="0"/>
        </w:sectPr>
        <w:pStyle w:val="LegendadeQuadro"/>
        <w:rPr/>
      </w:pPr>
      <w:bookmarkStart w:id="42" w:name="_Toc8829671"/>
      <w:r>
        <w:rPr/>
        <w:t xml:space="preserve">Figura </w:t>
      </w:r>
      <w:r>
        <w:rPr/>
        <w:fldChar w:fldCharType="begin"/>
      </w:r>
      <w:r>
        <w:rPr/>
        <w:instrText> SEQ Figura \* ARABIC </w:instrText>
      </w:r>
      <w:r>
        <w:rPr/>
        <w:fldChar w:fldCharType="separate"/>
      </w:r>
      <w:r>
        <w:rPr/>
        <w:t>5</w:t>
      </w:r>
      <w:r>
        <w:rPr/>
        <w:fldChar w:fldCharType="end"/>
      </w:r>
      <w:r>
        <w:rPr/>
        <w:t xml:space="preserve"> - Diagrama de Casos de Uso</w:t>
      </w:r>
      <w:bookmarkEnd w:id="42"/>
    </w:p>
    <w:p>
      <w:pPr>
        <w:pStyle w:val="Ttulo2"/>
        <w:numPr>
          <w:ilvl w:val="1"/>
          <w:numId w:val="2"/>
        </w:numPr>
        <w:ind w:left="0" w:hanging="0"/>
        <w:rPr/>
      </w:pPr>
      <w:bookmarkStart w:id="43" w:name="_Toc7608624"/>
      <w:r>
        <w:rPr/>
        <w:t>Diagramas de Casos de Usos Complexos</w:t>
      </w:r>
      <w:bookmarkEnd w:id="43"/>
    </w:p>
    <w:p>
      <w:pPr>
        <w:pStyle w:val="Normal"/>
        <w:rPr/>
      </w:pPr>
      <w:r>
        <w:rPr/>
      </w:r>
    </w:p>
    <w:p>
      <w:pPr>
        <w:pStyle w:val="Ttulo3"/>
        <w:numPr>
          <w:ilvl w:val="2"/>
          <w:numId w:val="2"/>
        </w:numPr>
        <w:ind w:left="0" w:hanging="0"/>
        <w:rPr/>
      </w:pPr>
      <w:bookmarkStart w:id="44" w:name="_Toc7608625"/>
      <w:r>
        <w:rPr/>
        <w:t>Diagrama de Classes Conceitual</w:t>
      </w:r>
      <w:bookmarkEnd w:id="44"/>
    </w:p>
    <w:p>
      <w:pPr>
        <w:pStyle w:val="Normal"/>
        <w:ind w:left="0" w:hanging="0"/>
        <w:rPr/>
      </w:pPr>
      <w:ins w:id="35" w:author="Autor desconhecido" w:date="2019-06-25T19:38:29Z">
        <w:r>
          <w:rPr/>
        </w:r>
      </w:ins>
    </w:p>
    <w:p>
      <w:pPr>
        <w:pStyle w:val="Normal"/>
        <w:ind w:left="0" w:hanging="0"/>
        <w:rPr/>
      </w:pPr>
      <w:ins w:id="36" w:author="Autor desconhecido" w:date="2019-06-25T19:38:29Z">
        <w:r>
          <w:rPr/>
          <w:t xml:space="preserve">O </w:t>
        </w:r>
      </w:ins>
      <w:ins w:id="37" w:author="Autor desconhecido" w:date="2019-06-25T19:38:29Z">
        <w:r>
          <w:rPr/>
          <w:t>d</w:t>
        </w:r>
      </w:ins>
      <w:ins w:id="38" w:author="Autor desconhecido" w:date="2019-06-25T19:38:29Z">
        <w:r>
          <w:rPr/>
          <w:t xml:space="preserve">iagrama de classes conceitual define como os objetos devem se relacionar, além de </w:t>
        </w:r>
      </w:ins>
      <w:ins w:id="39" w:author="Autor desconhecido" w:date="2019-06-25T19:38:29Z">
        <w:r>
          <w:rPr/>
          <w:t>apresentar</w:t>
        </w:r>
      </w:ins>
      <w:ins w:id="40" w:author="Autor desconhecido" w:date="2019-06-25T19:38:29Z">
        <w:r>
          <w:rPr/>
          <w:t xml:space="preserve"> </w:t>
        </w:r>
      </w:ins>
      <w:ins w:id="41" w:author="Autor desconhecido" w:date="2019-06-25T19:38:29Z">
        <w:r>
          <w:rPr/>
          <w:t>as</w:t>
        </w:r>
      </w:ins>
      <w:ins w:id="42" w:author="Autor desconhecido" w:date="2019-06-25T19:38:29Z">
        <w:r>
          <w:rPr/>
          <w:t xml:space="preserve"> regras de negócio.</w:t>
        </w:r>
      </w:ins>
    </w:p>
    <w:p>
      <w:pPr>
        <w:pStyle w:val="Normal"/>
        <w:ind w:left="0" w:hanging="0"/>
        <w:rPr/>
      </w:pPr>
      <w:ins w:id="43" w:author="Autor desconhecido" w:date="2019-06-25T19:38:29Z">
        <w:r>
          <w:rPr/>
        </w:r>
      </w:ins>
    </w:p>
    <w:p>
      <w:pPr>
        <w:pStyle w:val="Normal"/>
        <w:ind w:left="0" w:hanging="0"/>
        <w:rPr/>
      </w:pPr>
      <w:ins w:id="44" w:author="Autor desconhecido" w:date="2019-06-25T19:38:29Z">
        <w:r>
          <w:rPr/>
          <w:t>De forma geral, segundo artigo do Devmedia, diagrama de classes é uma representação da estrutura e relações das classes que servem de modelo para objetos.</w:t>
        </w:r>
      </w:ins>
    </w:p>
    <w:p>
      <w:pPr>
        <w:pStyle w:val="Normal"/>
        <w:ind w:left="0" w:hanging="0"/>
        <w:rPr/>
      </w:pPr>
      <w:r>
        <w:rPr/>
      </w:r>
    </w:p>
    <w:p>
      <w:pPr>
        <w:pStyle w:val="Normal"/>
        <w:keepNext w:val="true"/>
        <w:rPr/>
      </w:pPr>
      <w:r>
        <w:rPr/>
        <w:drawing>
          <wp:inline distT="19050" distB="26035" distL="19050" distR="12065">
            <wp:extent cx="5760085" cy="4946650"/>
            <wp:effectExtent l="0" t="0" r="0" b="0"/>
            <wp:docPr id="6" name="Imagem 9" descr="diagrama de clas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9" descr="diagrama de classes.jpeg"/>
                    <pic:cNvPicPr>
                      <a:picLocks noChangeAspect="1" noChangeArrowheads="1"/>
                    </pic:cNvPicPr>
                  </pic:nvPicPr>
                  <pic:blipFill>
                    <a:blip r:embed="rId10"/>
                    <a:stretch>
                      <a:fillRect/>
                    </a:stretch>
                  </pic:blipFill>
                  <pic:spPr bwMode="auto">
                    <a:xfrm>
                      <a:off x="0" y="0"/>
                      <a:ext cx="5760085" cy="4946650"/>
                    </a:xfrm>
                    <a:prstGeom prst="rect">
                      <a:avLst/>
                    </a:prstGeom>
                  </pic:spPr>
                </pic:pic>
              </a:graphicData>
            </a:graphic>
          </wp:inline>
        </w:drawing>
      </w:r>
    </w:p>
    <w:p>
      <w:pPr>
        <w:sectPr>
          <w:headerReference w:type="default" r:id="rId11"/>
          <w:type w:val="nextPage"/>
          <w:pgSz w:w="11906" w:h="16838"/>
          <w:pgMar w:left="1701" w:right="1134" w:header="709" w:top="1701" w:footer="0" w:bottom="1134" w:gutter="0"/>
          <w:pgNumType w:fmt="decimal"/>
          <w:formProt w:val="false"/>
          <w:textDirection w:val="lrTb"/>
          <w:docGrid w:type="default" w:linePitch="360" w:charSpace="0"/>
        </w:sectPr>
        <w:pStyle w:val="LegendadeQuadro"/>
        <w:rPr/>
      </w:pPr>
      <w:bookmarkStart w:id="45" w:name="_Toc8829672"/>
      <w:r>
        <w:rPr/>
        <w:t xml:space="preserve">Figura </w:t>
      </w:r>
      <w:r>
        <w:rPr/>
        <w:fldChar w:fldCharType="begin"/>
      </w:r>
      <w:r>
        <w:rPr/>
        <w:instrText> SEQ Figura \* ARABIC </w:instrText>
      </w:r>
      <w:r>
        <w:rPr/>
        <w:fldChar w:fldCharType="separate"/>
      </w:r>
      <w:r>
        <w:rPr/>
        <w:t>6</w:t>
      </w:r>
      <w:r>
        <w:rPr/>
        <w:fldChar w:fldCharType="end"/>
      </w:r>
      <w:r>
        <w:rPr/>
        <w:t xml:space="preserve"> - Diagrama de Classes ConceituaL</w:t>
      </w:r>
      <w:bookmarkEnd w:id="45"/>
    </w:p>
    <w:p>
      <w:pPr>
        <w:pStyle w:val="LegendadeQuadro"/>
        <w:jc w:val="both"/>
        <w:rPr/>
      </w:pPr>
      <w:r>
        <w:rPr/>
      </w:r>
    </w:p>
    <w:p>
      <w:pPr>
        <w:pStyle w:val="LegendadeQuadro"/>
        <w:jc w:val="both"/>
        <w:rPr/>
      </w:pPr>
      <w:r>
        <w:rPr/>
      </w:r>
    </w:p>
    <w:p>
      <w:pPr>
        <w:pStyle w:val="Ttulo3"/>
        <w:numPr>
          <w:ilvl w:val="2"/>
          <w:numId w:val="2"/>
        </w:numPr>
        <w:ind w:left="0" w:hanging="0"/>
        <w:rPr/>
      </w:pPr>
      <w:bookmarkStart w:id="46" w:name="_Toc7608626"/>
      <w:r>
        <w:rPr/>
        <w:t>Diagrama de Classes de Implementação</w:t>
      </w:r>
      <w:bookmarkEnd w:id="46"/>
    </w:p>
    <w:p>
      <w:pPr>
        <w:pStyle w:val="Normal"/>
        <w:ind w:left="0" w:hanging="0"/>
        <w:rPr/>
      </w:pPr>
      <w:ins w:id="45" w:author="Autor desconhecido" w:date="2019-06-25T19:40:25Z">
        <w:r>
          <w:rPr/>
        </w:r>
      </w:ins>
    </w:p>
    <w:p>
      <w:pPr>
        <w:pStyle w:val="Normal"/>
        <w:ind w:left="0" w:hanging="0"/>
        <w:rPr/>
      </w:pPr>
      <w:ins w:id="46" w:author="Autor desconhecido" w:date="2019-06-25T19:40:25Z">
        <w:r>
          <w:rPr/>
          <w:t>O diagrama de classes de implementação traz uma visão da arquitetura que o sistema deve seguir, ne</w:t>
        </w:r>
      </w:ins>
      <w:ins w:id="47" w:author="Autor desconhecido" w:date="2019-06-25T19:41:00Z">
        <w:r>
          <w:rPr/>
          <w:t>ste caso, um padrão MVC.</w:t>
        </w:r>
      </w:ins>
    </w:p>
    <w:p>
      <w:pPr>
        <w:pStyle w:val="Normal"/>
        <w:rPr/>
      </w:pPr>
      <w:r>
        <w:rPr/>
      </w:r>
    </w:p>
    <w:p>
      <w:pPr>
        <w:pStyle w:val="Normal"/>
        <w:keepNext w:val="true"/>
        <w:jc w:val="center"/>
        <w:rPr/>
      </w:pPr>
      <w:r>
        <w:rPr/>
        <w:drawing>
          <wp:inline distT="19050" distB="28575" distL="19050" distR="26035">
            <wp:extent cx="11689715" cy="7667625"/>
            <wp:effectExtent l="0" t="0" r="0" b="0"/>
            <wp:docPr id="7" name="Imagem 10" descr="diagrama de classes de imple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0" descr="diagrama de classes de implementacao.png"/>
                    <pic:cNvPicPr>
                      <a:picLocks noChangeAspect="1" noChangeArrowheads="1"/>
                    </pic:cNvPicPr>
                  </pic:nvPicPr>
                  <pic:blipFill>
                    <a:blip r:embed="rId12"/>
                    <a:stretch>
                      <a:fillRect/>
                    </a:stretch>
                  </pic:blipFill>
                  <pic:spPr bwMode="auto">
                    <a:xfrm>
                      <a:off x="0" y="0"/>
                      <a:ext cx="11689715" cy="7667625"/>
                    </a:xfrm>
                    <a:prstGeom prst="rect">
                      <a:avLst/>
                    </a:prstGeom>
                  </pic:spPr>
                </pic:pic>
              </a:graphicData>
            </a:graphic>
          </wp:inline>
        </w:drawing>
      </w:r>
    </w:p>
    <w:p>
      <w:pPr>
        <w:sectPr>
          <w:headerReference w:type="default" r:id="rId13"/>
          <w:type w:val="nextPage"/>
          <w:pgSz w:orient="landscape" w:w="23811" w:h="16838"/>
          <w:pgMar w:left="1134" w:right="1701" w:header="709" w:top="1701" w:footer="0" w:bottom="1134" w:gutter="0"/>
          <w:pgNumType w:fmt="decimal"/>
          <w:formProt w:val="false"/>
          <w:textDirection w:val="lrTb"/>
          <w:docGrid w:type="default" w:linePitch="360" w:charSpace="0"/>
        </w:sectPr>
        <w:pStyle w:val="LegendadeQuadro"/>
        <w:rPr/>
      </w:pPr>
      <w:bookmarkStart w:id="47" w:name="_Toc8829673"/>
      <w:r>
        <w:rPr/>
        <w:t xml:space="preserve">Figura </w:t>
      </w:r>
      <w:r>
        <w:rPr/>
        <w:fldChar w:fldCharType="begin"/>
      </w:r>
      <w:r>
        <w:rPr/>
        <w:instrText> SEQ Figura \* ARABIC </w:instrText>
      </w:r>
      <w:r>
        <w:rPr/>
        <w:fldChar w:fldCharType="separate"/>
      </w:r>
      <w:r>
        <w:rPr/>
        <w:t>7</w:t>
      </w:r>
      <w:r>
        <w:rPr/>
        <w:fldChar w:fldCharType="end"/>
      </w:r>
      <w:r>
        <w:rPr/>
        <w:t xml:space="preserve"> - Diagrama de Classes de Implementação</w:t>
      </w:r>
      <w:bookmarkEnd w:id="47"/>
    </w:p>
    <w:p>
      <w:pPr>
        <w:pStyle w:val="Ttulo1"/>
        <w:numPr>
          <w:ilvl w:val="0"/>
          <w:numId w:val="2"/>
        </w:numPr>
        <w:rPr/>
      </w:pPr>
      <w:bookmarkStart w:id="48" w:name="_Toc7608627"/>
      <w:r>
        <w:rPr/>
        <w:t>JOGA JUNTO</w:t>
      </w:r>
      <w:bookmarkEnd w:id="48"/>
    </w:p>
    <w:p>
      <w:pPr>
        <w:pStyle w:val="Ttulo2"/>
        <w:numPr>
          <w:ilvl w:val="1"/>
          <w:numId w:val="2"/>
        </w:numPr>
        <w:ind w:left="0" w:hanging="0"/>
        <w:rPr/>
      </w:pPr>
      <w:bookmarkStart w:id="49" w:name="_Toc7608628"/>
      <w:r>
        <w:rPr/>
        <w:t>Diagramas de projeto</w:t>
      </w:r>
      <w:bookmarkEnd w:id="49"/>
    </w:p>
    <w:p>
      <w:pPr>
        <w:pStyle w:val="Ttulo3"/>
        <w:numPr>
          <w:ilvl w:val="2"/>
          <w:numId w:val="2"/>
        </w:numPr>
        <w:ind w:left="0" w:hanging="0"/>
        <w:rPr/>
      </w:pPr>
      <w:bookmarkStart w:id="50" w:name="_Toc7608629"/>
      <w:r>
        <w:rPr/>
        <w:t>Diagrama Entidade Relacionamento</w:t>
      </w:r>
      <w:bookmarkEnd w:id="50"/>
    </w:p>
    <w:p>
      <w:pPr>
        <w:pStyle w:val="Normal"/>
        <w:ind w:left="0" w:hanging="0"/>
        <w:rPr/>
      </w:pPr>
      <w:ins w:id="48" w:author="Autor desconhecido" w:date="2019-06-25T19:41:17Z">
        <w:r>
          <w:rPr/>
          <w:t>O diagrama entidade relacionamento</w:t>
        </w:r>
      </w:ins>
      <w:ins w:id="49" w:author="Autor desconhecido" w:date="2019-06-25T19:42:05Z">
        <w:r>
          <w:rPr/>
          <w:t xml:space="preserve"> representa o banco de dados, suas entidades e </w:t>
        </w:r>
      </w:ins>
      <w:ins w:id="50" w:author="Autor desconhecido" w:date="2019-06-25T19:43:00Z">
        <w:r>
          <w:rPr/>
          <w:t>o relacionamento entre elas.</w:t>
        </w:r>
      </w:ins>
    </w:p>
    <w:p>
      <w:pPr>
        <w:pStyle w:val="LegendadeQuadro"/>
        <w:rPr/>
      </w:pPr>
      <w:r>
        <w:rPr/>
        <w:drawing>
          <wp:inline distT="19050" distB="26670" distL="19050" distR="13970">
            <wp:extent cx="5492115" cy="5459730"/>
            <wp:effectExtent l="0" t="0" r="0" b="0"/>
            <wp:docPr id="8" name="Imagem 11" desc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1" descr="mer.png"/>
                    <pic:cNvPicPr>
                      <a:picLocks noChangeAspect="1" noChangeArrowheads="1"/>
                    </pic:cNvPicPr>
                  </pic:nvPicPr>
                  <pic:blipFill>
                    <a:blip r:embed="rId14"/>
                    <a:stretch>
                      <a:fillRect/>
                    </a:stretch>
                  </pic:blipFill>
                  <pic:spPr bwMode="auto">
                    <a:xfrm>
                      <a:off x="0" y="0"/>
                      <a:ext cx="5492115" cy="5459730"/>
                    </a:xfrm>
                    <a:prstGeom prst="rect">
                      <a:avLst/>
                    </a:prstGeom>
                  </pic:spPr>
                </pic:pic>
              </a:graphicData>
            </a:graphic>
          </wp:inline>
        </w:drawing>
      </w:r>
    </w:p>
    <w:p>
      <w:pPr>
        <w:pStyle w:val="LegendadeQuadro"/>
        <w:rPr/>
      </w:pPr>
      <w:bookmarkStart w:id="51" w:name="_Toc8829674"/>
      <w:r>
        <w:rPr/>
        <w:t xml:space="preserve">Figura </w:t>
      </w:r>
      <w:r>
        <w:rPr/>
        <w:fldChar w:fldCharType="begin"/>
      </w:r>
      <w:r>
        <w:rPr/>
        <w:instrText> SEQ Figura \* ARABIC </w:instrText>
      </w:r>
      <w:r>
        <w:rPr/>
        <w:fldChar w:fldCharType="separate"/>
      </w:r>
      <w:r>
        <w:rPr/>
        <w:t>8</w:t>
      </w:r>
      <w:r>
        <w:rPr/>
        <w:fldChar w:fldCharType="end"/>
      </w:r>
      <w:r>
        <w:rPr/>
        <w:t xml:space="preserve"> - Diagrama de Entidade-Relacionamento</w:t>
      </w:r>
      <w:bookmarkEnd w:id="51"/>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LegendadeQuadro"/>
        <w:rPr/>
      </w:pPr>
      <w:r>
        <w:rPr/>
      </w:r>
    </w:p>
    <w:p>
      <w:pPr>
        <w:pStyle w:val="Ttulo3"/>
        <w:numPr>
          <w:ilvl w:val="2"/>
          <w:numId w:val="2"/>
        </w:numPr>
        <w:ind w:left="0" w:hanging="0"/>
        <w:rPr/>
      </w:pPr>
      <w:bookmarkStart w:id="52" w:name="_Toc7608630"/>
      <w:r>
        <w:rPr/>
        <w:t>Diagrama de Atividades</w:t>
      </w:r>
      <w:bookmarkEnd w:id="52"/>
    </w:p>
    <w:p>
      <w:pPr>
        <w:pStyle w:val="Normal"/>
        <w:ind w:left="0" w:hanging="0"/>
        <w:rPr/>
      </w:pPr>
      <w:ins w:id="51" w:author="Autor desconhecido" w:date="2019-06-25T19:43:08Z">
        <w:r>
          <w:rPr/>
          <w:t>O diagrama de atividades aqui representando o fluxo principal do aplicativo, tem o objetivo de mostrar com clareza a comunicação do</w:t>
        </w:r>
      </w:ins>
      <w:ins w:id="52" w:author="Autor desconhecido" w:date="2019-06-25T19:44:03Z">
        <w:r>
          <w:rPr/>
          <w:t xml:space="preserve"> aplicativo com o seu usuário e a </w:t>
        </w:r>
      </w:ins>
      <w:ins w:id="53" w:author="Autor desconhecido" w:date="2019-06-25T19:44:03Z">
        <w:r>
          <w:rPr>
            <w:i/>
            <w:iCs/>
          </w:rPr>
          <w:t>API</w:t>
        </w:r>
      </w:ins>
      <w:ins w:id="54" w:author="Autor desconhecido" w:date="2019-06-25T19:44:03Z">
        <w:r>
          <w:rPr>
            <w:i w:val="false"/>
            <w:iCs w:val="false"/>
          </w:rPr>
          <w:t xml:space="preserve"> que trata o armazenamento dos dados.</w:t>
        </w:r>
      </w:ins>
    </w:p>
    <w:p>
      <w:pPr>
        <w:pStyle w:val="Normal"/>
        <w:keepNext w:val="true"/>
        <w:rPr/>
      </w:pPr>
      <w:r>
        <w:rPr/>
        <w:drawing>
          <wp:inline distT="19050" distB="16510" distL="19050" distR="12065">
            <wp:extent cx="5760085" cy="4288790"/>
            <wp:effectExtent l="0" t="0" r="0" b="0"/>
            <wp:docPr id="9" name="Imagem 12" descr="diagrama de atividad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2" descr="diagrama de atividades.jpeg"/>
                    <pic:cNvPicPr>
                      <a:picLocks noChangeAspect="1" noChangeArrowheads="1"/>
                    </pic:cNvPicPr>
                  </pic:nvPicPr>
                  <pic:blipFill>
                    <a:blip r:embed="rId15"/>
                    <a:stretch>
                      <a:fillRect/>
                    </a:stretch>
                  </pic:blipFill>
                  <pic:spPr bwMode="auto">
                    <a:xfrm>
                      <a:off x="0" y="0"/>
                      <a:ext cx="5760085" cy="4288790"/>
                    </a:xfrm>
                    <a:prstGeom prst="rect">
                      <a:avLst/>
                    </a:prstGeom>
                  </pic:spPr>
                </pic:pic>
              </a:graphicData>
            </a:graphic>
          </wp:inline>
        </w:drawing>
      </w:r>
    </w:p>
    <w:p>
      <w:pPr>
        <w:pStyle w:val="LegendadeQuadro"/>
        <w:rPr/>
      </w:pPr>
      <w:bookmarkStart w:id="53" w:name="_Toc8829675"/>
      <w:r>
        <w:rPr/>
        <w:t xml:space="preserve">Figura </w:t>
      </w:r>
      <w:r>
        <w:rPr/>
        <w:fldChar w:fldCharType="begin"/>
      </w:r>
      <w:r>
        <w:rPr/>
        <w:instrText> SEQ Figura \* ARABIC </w:instrText>
      </w:r>
      <w:r>
        <w:rPr/>
        <w:fldChar w:fldCharType="separate"/>
      </w:r>
      <w:r>
        <w:rPr/>
        <w:t>9</w:t>
      </w:r>
      <w:r>
        <w:rPr/>
        <w:fldChar w:fldCharType="end"/>
      </w:r>
      <w:r>
        <w:rPr/>
        <w:t xml:space="preserve"> - Diagrama de Atividades</w:t>
      </w:r>
      <w:bookmarkEnd w:id="53"/>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numPr>
          <w:ilvl w:val="2"/>
          <w:numId w:val="2"/>
        </w:numPr>
        <w:ind w:left="0" w:hanging="0"/>
        <w:rPr/>
      </w:pPr>
      <w:bookmarkStart w:id="54" w:name="_Toc7608631"/>
      <w:r>
        <w:rPr/>
        <w:t>Diagramas de Comunicação de Casos de Usos Complexos</w:t>
      </w:r>
      <w:bookmarkEnd w:id="54"/>
    </w:p>
    <w:p>
      <w:pPr>
        <w:pStyle w:val="Normal"/>
        <w:ind w:left="0" w:hanging="0"/>
        <w:rPr/>
      </w:pPr>
      <w:ins w:id="55" w:author="Autor desconhecido" w:date="2019-06-25T19:44:43Z">
        <w:r>
          <w:rPr/>
          <w:t>O diagrama de comunicação representa os passos</w:t>
        </w:r>
      </w:ins>
      <w:ins w:id="56" w:author="Autor desconhecido" w:date="2019-06-25T19:45:01Z">
        <w:r>
          <w:rPr/>
          <w:t xml:space="preserve"> executados pelo aplicativo, e o tráfego de informações, neste neste caso, o fluxo da atividade principal do sistema.</w:t>
        </w:r>
      </w:ins>
    </w:p>
    <w:p>
      <w:pPr>
        <w:pStyle w:val="ListParagraph"/>
        <w:rPr/>
      </w:pPr>
      <w:r>
        <w:rPr/>
      </w:r>
    </w:p>
    <w:p>
      <w:pPr>
        <w:pStyle w:val="Normal"/>
        <w:keepNext w:val="true"/>
        <w:rPr/>
      </w:pPr>
      <w:r>
        <w:rPr/>
        <w:drawing>
          <wp:inline distT="19050" distB="27305" distL="19050" distR="12065">
            <wp:extent cx="5760085" cy="4220845"/>
            <wp:effectExtent l="0" t="0" r="0" b="0"/>
            <wp:docPr id="10" name="Imagem 13" descr="diagrama de comunica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3" descr="diagrama de comunicacao.jpeg"/>
                    <pic:cNvPicPr>
                      <a:picLocks noChangeAspect="1" noChangeArrowheads="1"/>
                    </pic:cNvPicPr>
                  </pic:nvPicPr>
                  <pic:blipFill>
                    <a:blip r:embed="rId16"/>
                    <a:stretch>
                      <a:fillRect/>
                    </a:stretch>
                  </pic:blipFill>
                  <pic:spPr bwMode="auto">
                    <a:xfrm>
                      <a:off x="0" y="0"/>
                      <a:ext cx="5760085" cy="4220845"/>
                    </a:xfrm>
                    <a:prstGeom prst="rect">
                      <a:avLst/>
                    </a:prstGeom>
                  </pic:spPr>
                </pic:pic>
              </a:graphicData>
            </a:graphic>
          </wp:inline>
        </w:drawing>
      </w:r>
    </w:p>
    <w:p>
      <w:pPr>
        <w:pStyle w:val="LegendadeQuadro"/>
        <w:rPr/>
      </w:pPr>
      <w:bookmarkStart w:id="55" w:name="_Toc8829676"/>
      <w:r>
        <w:rPr/>
        <w:t xml:space="preserve">Figura </w:t>
      </w:r>
      <w:r>
        <w:rPr/>
        <w:fldChar w:fldCharType="begin"/>
      </w:r>
      <w:r>
        <w:rPr/>
        <w:instrText> SEQ Figura \* ARABIC </w:instrText>
      </w:r>
      <w:r>
        <w:rPr/>
        <w:fldChar w:fldCharType="separate"/>
      </w:r>
      <w:r>
        <w:rPr/>
        <w:t>10</w:t>
      </w:r>
      <w:r>
        <w:rPr/>
        <w:fldChar w:fldCharType="end"/>
      </w:r>
      <w:r>
        <w:rPr/>
        <w:t xml:space="preserve"> - Diagrama de Comunicação</w:t>
      </w:r>
      <w:bookmarkEnd w:id="55"/>
    </w:p>
    <w:p>
      <w:pPr>
        <w:pStyle w:val="Normal"/>
        <w:rPr/>
      </w:pPr>
      <w:r>
        <w:rPr/>
      </w:r>
    </w:p>
    <w:p>
      <w:pPr>
        <w:pStyle w:val="Ttulo3"/>
        <w:numPr>
          <w:ilvl w:val="2"/>
          <w:numId w:val="2"/>
        </w:numPr>
        <w:ind w:left="0" w:hanging="0"/>
        <w:jc w:val="left"/>
        <w:rPr/>
      </w:pPr>
      <w:bookmarkStart w:id="56" w:name="_Toc7608632"/>
      <w:r>
        <w:rPr/>
        <w:t>Diagrama de Implantação</w:t>
      </w:r>
      <w:bookmarkEnd w:id="56"/>
    </w:p>
    <w:p>
      <w:pPr>
        <w:pStyle w:val="Normal"/>
        <w:ind w:left="0" w:hanging="0"/>
        <w:jc w:val="left"/>
        <w:rPr/>
      </w:pPr>
      <w:ins w:id="57" w:author="Autor desconhecido" w:date="2019-06-25T19:45:58Z">
        <w:r>
          <w:rPr/>
        </w:r>
      </w:ins>
    </w:p>
    <w:p>
      <w:pPr>
        <w:pStyle w:val="Normal"/>
        <w:ind w:left="0" w:hanging="0"/>
        <w:jc w:val="left"/>
        <w:rPr/>
      </w:pPr>
      <w:ins w:id="58" w:author="Autor desconhecido" w:date="2019-06-25T19:46:00Z">
        <w:r>
          <w:rPr/>
          <w:t>O Diagrama de implantação traz a representação de como o sistema deve ser implantado de fato, para que tenha o funcionamento de acordo com o esperado ao longo do desenvolvimento.</w:t>
        </w:r>
      </w:ins>
    </w:p>
    <w:p>
      <w:pPr>
        <w:pStyle w:val="Normal"/>
        <w:keepNext w:val="true"/>
        <w:rPr/>
      </w:pPr>
      <w:r>
        <w:rPr/>
        <w:drawing>
          <wp:inline distT="19050" distB="28575" distL="19050" distR="19050">
            <wp:extent cx="5276850" cy="6753225"/>
            <wp:effectExtent l="0" t="0" r="0" b="0"/>
            <wp:docPr id="11" name="Imagem 14" descr="diagrama de implant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4" descr="diagrama de implantacao.jpg"/>
                    <pic:cNvPicPr>
                      <a:picLocks noChangeAspect="1" noChangeArrowheads="1"/>
                    </pic:cNvPicPr>
                  </pic:nvPicPr>
                  <pic:blipFill>
                    <a:blip r:embed="rId17"/>
                    <a:stretch>
                      <a:fillRect/>
                    </a:stretch>
                  </pic:blipFill>
                  <pic:spPr bwMode="auto">
                    <a:xfrm>
                      <a:off x="0" y="0"/>
                      <a:ext cx="5276850" cy="6753225"/>
                    </a:xfrm>
                    <a:prstGeom prst="rect">
                      <a:avLst/>
                    </a:prstGeom>
                  </pic:spPr>
                </pic:pic>
              </a:graphicData>
            </a:graphic>
          </wp:inline>
        </w:drawing>
      </w:r>
    </w:p>
    <w:p>
      <w:pPr>
        <w:sectPr>
          <w:headerReference w:type="default" r:id="rId18"/>
          <w:type w:val="nextPage"/>
          <w:pgSz w:w="11906" w:h="16838"/>
          <w:pgMar w:left="1701" w:right="1134" w:header="709" w:top="1701" w:footer="0" w:bottom="1134" w:gutter="0"/>
          <w:pgNumType w:fmt="decimal"/>
          <w:formProt w:val="false"/>
          <w:textDirection w:val="lrTb"/>
          <w:docGrid w:type="default" w:linePitch="360" w:charSpace="0"/>
        </w:sectPr>
        <w:pStyle w:val="LegendadeQuadro"/>
        <w:rPr/>
      </w:pPr>
      <w:bookmarkStart w:id="57" w:name="_Toc8829677"/>
      <w:r>
        <w:rPr/>
        <w:t xml:space="preserve">Figura </w:t>
      </w:r>
      <w:r>
        <w:rPr/>
        <w:fldChar w:fldCharType="begin"/>
      </w:r>
      <w:r>
        <w:rPr/>
        <w:instrText> SEQ Figura \* ARABIC </w:instrText>
      </w:r>
      <w:r>
        <w:rPr/>
        <w:fldChar w:fldCharType="separate"/>
      </w:r>
      <w:r>
        <w:rPr/>
        <w:t>11</w:t>
      </w:r>
      <w:r>
        <w:rPr/>
        <w:fldChar w:fldCharType="end"/>
      </w:r>
      <w:r>
        <w:rPr/>
        <w:t xml:space="preserve"> - Diagrama de Implantação</w:t>
      </w:r>
      <w:bookmarkEnd w:id="57"/>
    </w:p>
    <w:p>
      <w:pPr>
        <w:pStyle w:val="Normal"/>
        <w:rPr/>
      </w:pPr>
      <w:r>
        <w:rPr/>
      </w:r>
    </w:p>
    <w:p>
      <w:pPr>
        <w:pStyle w:val="Standard"/>
        <w:spacing w:lineRule="auto" w:line="331"/>
        <w:rPr>
          <w:lang w:val="pt-BR"/>
        </w:rPr>
      </w:pPr>
      <w:r>
        <w:rPr>
          <w:lang w:val="pt-BR"/>
        </w:rPr>
      </w:r>
    </w:p>
    <w:p>
      <w:pPr>
        <w:pStyle w:val="Ttulo2"/>
        <w:numPr>
          <w:ilvl w:val="1"/>
          <w:numId w:val="2"/>
        </w:numPr>
        <w:ind w:left="0" w:hanging="0"/>
        <w:rPr/>
      </w:pPr>
      <w:bookmarkStart w:id="58" w:name="_Toc7608633"/>
      <w:r>
        <w:rPr/>
        <w:t>Aplicação desenvolvida</w:t>
      </w:r>
      <w:bookmarkEnd w:id="58"/>
    </w:p>
    <w:p>
      <w:pPr>
        <w:pStyle w:val="Normal"/>
        <w:rPr/>
      </w:pPr>
      <w:r>
        <w:rPr/>
      </w:r>
    </w:p>
    <w:p>
      <w:pPr>
        <w:pStyle w:val="ListParagraph"/>
        <w:rPr/>
      </w:pPr>
      <w:r>
        <w:rPr/>
        <w:t xml:space="preserve">Na tela inicial, ilustrada na FIGURA 12, o usuário é apresentado a uma tela de boas-vindas se for a primeira vez de abertura do aplicativo. </w:t>
      </w:r>
    </w:p>
    <w:p>
      <w:pPr>
        <w:pStyle w:val="Normal"/>
        <w:jc w:val="center"/>
        <w:rPr/>
      </w:pPr>
      <w:r>
        <w:rPr/>
        <w:drawing>
          <wp:inline distT="19050" distB="27305" distL="19050" distR="10795">
            <wp:extent cx="3303905" cy="7059295"/>
            <wp:effectExtent l="0" t="0" r="0" b="0"/>
            <wp:docPr id="12" name="Imagem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0" descr="1.PNG"/>
                    <pic:cNvPicPr>
                      <a:picLocks noChangeAspect="1" noChangeArrowheads="1"/>
                    </pic:cNvPicPr>
                  </pic:nvPicPr>
                  <pic:blipFill>
                    <a:blip r:embed="rId19"/>
                    <a:stretch>
                      <a:fillRect/>
                    </a:stretch>
                  </pic:blipFill>
                  <pic:spPr bwMode="auto">
                    <a:xfrm>
                      <a:off x="0" y="0"/>
                      <a:ext cx="3303905" cy="7059295"/>
                    </a:xfrm>
                    <a:prstGeom prst="rect">
                      <a:avLst/>
                    </a:prstGeom>
                  </pic:spPr>
                </pic:pic>
              </a:graphicData>
            </a:graphic>
          </wp:inline>
        </w:drawing>
      </w:r>
    </w:p>
    <w:p>
      <w:pPr>
        <w:pStyle w:val="LegendadeQuadro"/>
        <w:rPr/>
      </w:pPr>
      <w:bookmarkStart w:id="59" w:name="_Toc8829678"/>
      <w:r>
        <w:rPr/>
        <w:t xml:space="preserve">Figura </w:t>
      </w:r>
      <w:r>
        <w:rPr/>
        <w:fldChar w:fldCharType="begin"/>
      </w:r>
      <w:r>
        <w:rPr/>
        <w:instrText> SEQ Figura \* ARABIC </w:instrText>
      </w:r>
      <w:r>
        <w:rPr/>
        <w:fldChar w:fldCharType="separate"/>
      </w:r>
      <w:r>
        <w:rPr/>
        <w:t>12</w:t>
      </w:r>
      <w:r>
        <w:rPr/>
        <w:fldChar w:fldCharType="end"/>
      </w:r>
      <w:r>
        <w:rPr/>
        <w:t xml:space="preserve"> - Tela de Boas-Vindas</w:t>
      </w:r>
      <w:bookmarkEnd w:id="59"/>
    </w:p>
    <w:p>
      <w:pPr>
        <w:pStyle w:val="Normal"/>
        <w:rPr/>
      </w:pPr>
      <w:r>
        <w:rPr/>
      </w:r>
    </w:p>
    <w:p>
      <w:pPr>
        <w:pStyle w:val="ListParagraph"/>
        <w:rPr/>
      </w:pPr>
      <w:r>
        <w:rPr/>
        <w:t xml:space="preserve">Na próxima tela, ilustrada na FIGURA 13, Existe a opção de criar a conta, ou se o usuário já tiver uma conta, fazer o login com as informações. Também permite redefinir a senha, se o usuário a tiver esquecido. </w:t>
      </w:r>
    </w:p>
    <w:p>
      <w:pPr>
        <w:pStyle w:val="Normal"/>
        <w:keepNext w:val="true"/>
        <w:jc w:val="center"/>
        <w:rPr/>
      </w:pPr>
      <w:r>
        <w:rPr/>
        <w:br/>
      </w:r>
      <w:r>
        <w:rPr/>
        <w:drawing>
          <wp:inline distT="19050" distB="17780" distL="19050" distR="27940">
            <wp:extent cx="3458210" cy="7430135"/>
            <wp:effectExtent l="0" t="0" r="0" b="0"/>
            <wp:docPr id="13" name="Imagem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2.PNG"/>
                    <pic:cNvPicPr>
                      <a:picLocks noChangeAspect="1" noChangeArrowheads="1"/>
                    </pic:cNvPicPr>
                  </pic:nvPicPr>
                  <pic:blipFill>
                    <a:blip r:embed="rId20"/>
                    <a:stretch>
                      <a:fillRect/>
                    </a:stretch>
                  </pic:blipFill>
                  <pic:spPr bwMode="auto">
                    <a:xfrm>
                      <a:off x="0" y="0"/>
                      <a:ext cx="3458210" cy="7430135"/>
                    </a:xfrm>
                    <a:prstGeom prst="rect">
                      <a:avLst/>
                    </a:prstGeom>
                  </pic:spPr>
                </pic:pic>
              </a:graphicData>
            </a:graphic>
          </wp:inline>
        </w:drawing>
      </w:r>
    </w:p>
    <w:p>
      <w:pPr>
        <w:pStyle w:val="LegendadeQuadro"/>
        <w:rPr/>
      </w:pPr>
      <w:bookmarkStart w:id="60" w:name="_Toc8829679"/>
      <w:r>
        <w:rPr/>
        <w:t xml:space="preserve">Figura </w:t>
      </w:r>
      <w:r>
        <w:rPr/>
        <w:fldChar w:fldCharType="begin"/>
      </w:r>
      <w:r>
        <w:rPr/>
        <w:instrText> SEQ Figura \* ARABIC </w:instrText>
      </w:r>
      <w:r>
        <w:rPr/>
        <w:fldChar w:fldCharType="separate"/>
      </w:r>
      <w:r>
        <w:rPr/>
        <w:t>13</w:t>
      </w:r>
      <w:r>
        <w:rPr/>
        <w:fldChar w:fldCharType="end"/>
      </w:r>
      <w:r>
        <w:rPr/>
        <w:t xml:space="preserve"> - Criação de Conta e Login</w:t>
      </w:r>
      <w:bookmarkEnd w:id="60"/>
    </w:p>
    <w:p>
      <w:pPr>
        <w:pStyle w:val="Normal"/>
        <w:rPr/>
      </w:pPr>
      <w:r>
        <w:rPr/>
      </w:r>
    </w:p>
    <w:p>
      <w:pPr>
        <w:pStyle w:val="Normal"/>
        <w:rPr/>
      </w:pPr>
      <w:r>
        <w:rPr/>
      </w:r>
    </w:p>
    <w:p>
      <w:pPr>
        <w:pStyle w:val="ListParagraph"/>
        <w:rPr/>
      </w:pPr>
      <w:r>
        <w:rPr/>
        <w:t>Caso opte por criar a conta, aparecerá uma pequena tela de cadastro, conforme FIGURA 14.</w:t>
      </w:r>
    </w:p>
    <w:p>
      <w:pPr>
        <w:pStyle w:val="ListParagraph"/>
        <w:keepNext w:val="true"/>
        <w:jc w:val="center"/>
        <w:rPr/>
      </w:pPr>
      <w:r>
        <w:rPr/>
        <w:drawing>
          <wp:inline distT="19050" distB="27305" distL="19050" distR="18415">
            <wp:extent cx="3448685" cy="7421245"/>
            <wp:effectExtent l="0" t="0" r="0" b="0"/>
            <wp:docPr id="14" name="Imagem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 descr="4.PNG"/>
                    <pic:cNvPicPr>
                      <a:picLocks noChangeAspect="1" noChangeArrowheads="1"/>
                    </pic:cNvPicPr>
                  </pic:nvPicPr>
                  <pic:blipFill>
                    <a:blip r:embed="rId21"/>
                    <a:stretch>
                      <a:fillRect/>
                    </a:stretch>
                  </pic:blipFill>
                  <pic:spPr bwMode="auto">
                    <a:xfrm>
                      <a:off x="0" y="0"/>
                      <a:ext cx="3448685" cy="7421245"/>
                    </a:xfrm>
                    <a:prstGeom prst="rect">
                      <a:avLst/>
                    </a:prstGeom>
                  </pic:spPr>
                </pic:pic>
              </a:graphicData>
            </a:graphic>
          </wp:inline>
        </w:drawing>
      </w:r>
    </w:p>
    <w:p>
      <w:pPr>
        <w:pStyle w:val="LegendadeQuadro"/>
        <w:rPr/>
      </w:pPr>
      <w:bookmarkStart w:id="61" w:name="_Toc8829680"/>
      <w:r>
        <w:rPr/>
        <w:t xml:space="preserve">Figura </w:t>
      </w:r>
      <w:r>
        <w:rPr/>
        <w:fldChar w:fldCharType="begin"/>
      </w:r>
      <w:r>
        <w:rPr/>
        <w:instrText> SEQ Figura \* ARABIC </w:instrText>
      </w:r>
      <w:r>
        <w:rPr/>
        <w:fldChar w:fldCharType="separate"/>
      </w:r>
      <w:r>
        <w:rPr/>
        <w:t>14</w:t>
      </w:r>
      <w:r>
        <w:rPr/>
        <w:fldChar w:fldCharType="end"/>
      </w:r>
      <w:r>
        <w:rPr/>
        <w:t xml:space="preserve"> - Formulário de Criação de Conta</w:t>
      </w:r>
      <w:bookmarkEnd w:id="61"/>
    </w:p>
    <w:p>
      <w:pPr>
        <w:pStyle w:val="Normal"/>
        <w:rPr/>
      </w:pPr>
      <w:r>
        <w:rPr/>
      </w:r>
    </w:p>
    <w:p>
      <w:pPr>
        <w:pStyle w:val="ListParagraph"/>
        <w:rPr/>
      </w:pPr>
      <w:r>
        <w:rPr/>
        <w:t>Depois da criação, é enviado um código para o e-mail informado para fins de confirmação conforme FIGURA 15. Após inserir o código, o usuário poderá começar a usar o aplicativo.</w:t>
      </w:r>
    </w:p>
    <w:p>
      <w:pPr>
        <w:pStyle w:val="ListParagraph"/>
        <w:keepNext w:val="true"/>
        <w:jc w:val="center"/>
        <w:rPr/>
      </w:pPr>
      <w:r>
        <w:rPr/>
        <w:drawing>
          <wp:inline distT="19050" distB="17780" distL="19050" distR="27940">
            <wp:extent cx="3439160" cy="7430135"/>
            <wp:effectExtent l="0" t="0" r="0" b="0"/>
            <wp:docPr id="15" name="Imagem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3" descr="5.PNG"/>
                    <pic:cNvPicPr>
                      <a:picLocks noChangeAspect="1" noChangeArrowheads="1"/>
                    </pic:cNvPicPr>
                  </pic:nvPicPr>
                  <pic:blipFill>
                    <a:blip r:embed="rId22"/>
                    <a:stretch>
                      <a:fillRect/>
                    </a:stretch>
                  </pic:blipFill>
                  <pic:spPr bwMode="auto">
                    <a:xfrm>
                      <a:off x="0" y="0"/>
                      <a:ext cx="3439160" cy="7430135"/>
                    </a:xfrm>
                    <a:prstGeom prst="rect">
                      <a:avLst/>
                    </a:prstGeom>
                  </pic:spPr>
                </pic:pic>
              </a:graphicData>
            </a:graphic>
          </wp:inline>
        </w:drawing>
      </w:r>
    </w:p>
    <w:p>
      <w:pPr>
        <w:pStyle w:val="LegendadeQuadro"/>
        <w:rPr/>
      </w:pPr>
      <w:bookmarkStart w:id="62" w:name="_Toc8829681"/>
      <w:r>
        <w:rPr/>
        <w:t xml:space="preserve">Figura </w:t>
      </w:r>
      <w:r>
        <w:rPr/>
        <w:fldChar w:fldCharType="begin"/>
      </w:r>
      <w:r>
        <w:rPr/>
        <w:instrText> SEQ Figura \* ARABIC </w:instrText>
      </w:r>
      <w:r>
        <w:rPr/>
        <w:fldChar w:fldCharType="separate"/>
      </w:r>
      <w:r>
        <w:rPr/>
        <w:t>15</w:t>
      </w:r>
      <w:r>
        <w:rPr/>
        <w:fldChar w:fldCharType="end"/>
      </w:r>
      <w:r>
        <w:rPr/>
        <w:t xml:space="preserve"> - Confirmação via Código</w:t>
      </w:r>
      <w:bookmarkEnd w:id="62"/>
    </w:p>
    <w:p>
      <w:pPr>
        <w:pStyle w:val="Normal"/>
        <w:rPr/>
      </w:pPr>
      <w:r>
        <w:rPr/>
      </w:r>
    </w:p>
    <w:p>
      <w:pPr>
        <w:pStyle w:val="ListParagraph"/>
        <w:rPr/>
      </w:pPr>
      <w:r>
        <w:rPr/>
        <w:t>Quando o usuário estiver logado com sucesso, será apresentado a uma tela com sua localização e os eventos já agendados para acontecer em suas proximidades, podendo também filtrar e criar seu evento, conforme FIGURA 16.</w:t>
      </w:r>
    </w:p>
    <w:p>
      <w:pPr>
        <w:pStyle w:val="ListParagraph"/>
        <w:keepNext w:val="true"/>
        <w:jc w:val="center"/>
        <w:rPr/>
      </w:pPr>
      <w:r>
        <w:rPr/>
        <w:drawing>
          <wp:inline distT="19050" distB="27305" distL="19050" distR="18415">
            <wp:extent cx="3448685" cy="7440295"/>
            <wp:effectExtent l="0" t="0" r="0" b="0"/>
            <wp:docPr id="16" name="Imagem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5" descr="3.PNG"/>
                    <pic:cNvPicPr>
                      <a:picLocks noChangeAspect="1" noChangeArrowheads="1"/>
                    </pic:cNvPicPr>
                  </pic:nvPicPr>
                  <pic:blipFill>
                    <a:blip r:embed="rId23"/>
                    <a:stretch>
                      <a:fillRect/>
                    </a:stretch>
                  </pic:blipFill>
                  <pic:spPr bwMode="auto">
                    <a:xfrm>
                      <a:off x="0" y="0"/>
                      <a:ext cx="3448685" cy="7440295"/>
                    </a:xfrm>
                    <a:prstGeom prst="rect">
                      <a:avLst/>
                    </a:prstGeom>
                  </pic:spPr>
                </pic:pic>
              </a:graphicData>
            </a:graphic>
          </wp:inline>
        </w:drawing>
      </w:r>
    </w:p>
    <w:p>
      <w:pPr>
        <w:pStyle w:val="LegendadeQuadro"/>
        <w:rPr/>
      </w:pPr>
      <w:bookmarkStart w:id="63" w:name="_Toc8829682"/>
      <w:r>
        <w:rPr/>
        <w:t xml:space="preserve">Figura </w:t>
      </w:r>
      <w:r>
        <w:rPr/>
        <w:fldChar w:fldCharType="begin"/>
      </w:r>
      <w:r>
        <w:rPr/>
        <w:instrText> SEQ Figura \* ARABIC </w:instrText>
      </w:r>
      <w:r>
        <w:rPr/>
        <w:fldChar w:fldCharType="separate"/>
      </w:r>
      <w:r>
        <w:rPr/>
        <w:t>16</w:t>
      </w:r>
      <w:r>
        <w:rPr/>
        <w:fldChar w:fldCharType="end"/>
      </w:r>
      <w:r>
        <w:rPr/>
        <w:t xml:space="preserve"> - Tela Inicial com Eventos Próximos</w:t>
      </w:r>
      <w:bookmarkEnd w:id="63"/>
    </w:p>
    <w:p>
      <w:pPr>
        <w:pStyle w:val="Normal"/>
        <w:rPr/>
      </w:pPr>
      <w:r>
        <w:rPr/>
      </w:r>
    </w:p>
    <w:p>
      <w:pPr>
        <w:pStyle w:val="ListParagraph"/>
        <w:rPr/>
      </w:pPr>
      <w:r>
        <w:rPr/>
        <w:t>Quando o usuário clicar para ver os detalhes de um evento, será direcionado para uma página com os detalhes do mesmo, conforme FIGURA 17.</w:t>
      </w:r>
    </w:p>
    <w:p>
      <w:pPr>
        <w:pStyle w:val="ListParagraph"/>
        <w:keepNext w:val="true"/>
        <w:jc w:val="center"/>
        <w:rPr/>
      </w:pPr>
      <w:r>
        <w:rPr/>
        <w:drawing>
          <wp:inline distT="19050" distB="27305" distL="19050" distR="18415">
            <wp:extent cx="3429635" cy="7440295"/>
            <wp:effectExtent l="0" t="0" r="0" b="0"/>
            <wp:docPr id="17" name="Imagem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6" descr="6.PNG"/>
                    <pic:cNvPicPr>
                      <a:picLocks noChangeAspect="1" noChangeArrowheads="1"/>
                    </pic:cNvPicPr>
                  </pic:nvPicPr>
                  <pic:blipFill>
                    <a:blip r:embed="rId24"/>
                    <a:stretch>
                      <a:fillRect/>
                    </a:stretch>
                  </pic:blipFill>
                  <pic:spPr bwMode="auto">
                    <a:xfrm>
                      <a:off x="0" y="0"/>
                      <a:ext cx="3429635" cy="7440295"/>
                    </a:xfrm>
                    <a:prstGeom prst="rect">
                      <a:avLst/>
                    </a:prstGeom>
                  </pic:spPr>
                </pic:pic>
              </a:graphicData>
            </a:graphic>
          </wp:inline>
        </w:drawing>
      </w:r>
    </w:p>
    <w:p>
      <w:pPr>
        <w:pStyle w:val="LegendadeQuadro"/>
        <w:rPr/>
      </w:pPr>
      <w:bookmarkStart w:id="64" w:name="_Toc8829683"/>
      <w:r>
        <w:rPr/>
        <w:t xml:space="preserve">Figura </w:t>
      </w:r>
      <w:r>
        <w:rPr/>
        <w:fldChar w:fldCharType="begin"/>
      </w:r>
      <w:r>
        <w:rPr/>
        <w:instrText> SEQ Figura \* ARABIC </w:instrText>
      </w:r>
      <w:r>
        <w:rPr/>
        <w:fldChar w:fldCharType="separate"/>
      </w:r>
      <w:r>
        <w:rPr/>
        <w:t>17</w:t>
      </w:r>
      <w:r>
        <w:rPr/>
        <w:fldChar w:fldCharType="end"/>
      </w:r>
      <w:r>
        <w:rPr/>
        <w:t xml:space="preserve"> - Tela de Visualização de Detalhes do Evento</w:t>
      </w:r>
      <w:bookmarkEnd w:id="64"/>
    </w:p>
    <w:p>
      <w:pPr>
        <w:pStyle w:val="Normal"/>
        <w:rPr/>
      </w:pPr>
      <w:r>
        <w:rPr/>
      </w:r>
    </w:p>
    <w:p>
      <w:pPr>
        <w:pStyle w:val="Normal"/>
        <w:rPr/>
      </w:pPr>
      <w:r>
        <w:rPr/>
      </w:r>
    </w:p>
    <w:p>
      <w:pPr>
        <w:pStyle w:val="ListParagraph"/>
        <w:rPr/>
      </w:pPr>
      <w:r>
        <w:rPr/>
        <w:t>Ao clicar no botão de juntar-se, será direcionado a uma tela com informações específicas e um mapa para chegar ao evento, podendo também cancelar sua participação sem penalidades dentro de um intervalo de tempo antes do início do evento.</w:t>
      </w:r>
    </w:p>
    <w:p>
      <w:pPr>
        <w:pStyle w:val="ListParagraph"/>
        <w:keepNext w:val="true"/>
        <w:jc w:val="center"/>
        <w:rPr/>
      </w:pPr>
      <w:r>
        <w:rPr/>
        <w:drawing>
          <wp:inline distT="19050" distB="27305" distL="19050" distR="27940">
            <wp:extent cx="3420110" cy="7440295"/>
            <wp:effectExtent l="0" t="0" r="0" b="0"/>
            <wp:docPr id="18" name="Imagem 1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7" descr="7.PNG"/>
                    <pic:cNvPicPr>
                      <a:picLocks noChangeAspect="1" noChangeArrowheads="1"/>
                    </pic:cNvPicPr>
                  </pic:nvPicPr>
                  <pic:blipFill>
                    <a:blip r:embed="rId25"/>
                    <a:stretch>
                      <a:fillRect/>
                    </a:stretch>
                  </pic:blipFill>
                  <pic:spPr bwMode="auto">
                    <a:xfrm>
                      <a:off x="0" y="0"/>
                      <a:ext cx="3420110" cy="7440295"/>
                    </a:xfrm>
                    <a:prstGeom prst="rect">
                      <a:avLst/>
                    </a:prstGeom>
                  </pic:spPr>
                </pic:pic>
              </a:graphicData>
            </a:graphic>
          </wp:inline>
        </w:drawing>
      </w:r>
    </w:p>
    <w:p>
      <w:pPr>
        <w:pStyle w:val="Caption"/>
        <w:jc w:val="center"/>
        <w:rPr/>
      </w:pPr>
      <w:bookmarkStart w:id="65" w:name="_Toc8829684"/>
      <w:r>
        <w:rPr/>
        <w:t xml:space="preserve">Figura </w:t>
      </w:r>
      <w:r>
        <w:rPr/>
        <w:fldChar w:fldCharType="begin"/>
      </w:r>
      <w:r>
        <w:rPr/>
        <w:instrText> SEQ Figura \* ARABIC </w:instrText>
      </w:r>
      <w:r>
        <w:rPr/>
        <w:fldChar w:fldCharType="separate"/>
      </w:r>
      <w:r>
        <w:rPr/>
        <w:t>18</w:t>
      </w:r>
      <w:r>
        <w:rPr/>
        <w:fldChar w:fldCharType="end"/>
      </w:r>
      <w:r>
        <w:rPr/>
        <w:t xml:space="preserve"> - Tela de Participante do Evento</w:t>
      </w:r>
      <w:bookmarkEnd w:id="65"/>
    </w:p>
    <w:p>
      <w:pPr>
        <w:pStyle w:val="ListParagraph"/>
        <w:rPr/>
      </w:pPr>
      <w:r>
        <w:rPr/>
        <w:t>Se o usuário decidir criar um evento, será apresentada uma tela para escolha do esporte do evento, conforme FIGURA 19.</w:t>
      </w:r>
    </w:p>
    <w:p>
      <w:pPr>
        <w:pStyle w:val="Normal"/>
        <w:keepNext w:val="true"/>
        <w:jc w:val="center"/>
        <w:rPr/>
      </w:pPr>
      <w:r>
        <w:rPr/>
        <w:drawing>
          <wp:inline distT="19050" distB="27305" distL="38100" distR="27940">
            <wp:extent cx="3477260" cy="7440295"/>
            <wp:effectExtent l="0" t="0" r="0" b="0"/>
            <wp:docPr id="19" name="Imagem 18" descr="cri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criar1.PNG"/>
                    <pic:cNvPicPr>
                      <a:picLocks noChangeAspect="1" noChangeArrowheads="1"/>
                    </pic:cNvPicPr>
                  </pic:nvPicPr>
                  <pic:blipFill>
                    <a:blip r:embed="rId26"/>
                    <a:stretch>
                      <a:fillRect/>
                    </a:stretch>
                  </pic:blipFill>
                  <pic:spPr bwMode="auto">
                    <a:xfrm>
                      <a:off x="0" y="0"/>
                      <a:ext cx="3477260" cy="7440295"/>
                    </a:xfrm>
                    <a:prstGeom prst="rect">
                      <a:avLst/>
                    </a:prstGeom>
                  </pic:spPr>
                </pic:pic>
              </a:graphicData>
            </a:graphic>
          </wp:inline>
        </w:drawing>
      </w:r>
    </w:p>
    <w:p>
      <w:pPr>
        <w:pStyle w:val="Caption"/>
        <w:jc w:val="center"/>
        <w:rPr/>
      </w:pPr>
      <w:bookmarkStart w:id="66" w:name="_Toc8829685"/>
      <w:r>
        <w:rPr/>
        <w:t xml:space="preserve">Figura </w:t>
      </w:r>
      <w:r>
        <w:rPr/>
        <w:fldChar w:fldCharType="begin"/>
      </w:r>
      <w:r>
        <w:rPr/>
        <w:instrText> SEQ Figura \* ARABIC </w:instrText>
      </w:r>
      <w:r>
        <w:rPr/>
        <w:fldChar w:fldCharType="separate"/>
      </w:r>
      <w:r>
        <w:rPr/>
        <w:t>19</w:t>
      </w:r>
      <w:r>
        <w:rPr/>
        <w:fldChar w:fldCharType="end"/>
      </w:r>
      <w:r>
        <w:rPr/>
        <w:t xml:space="preserve"> - Criar evento: Escolher Esporte</w:t>
      </w:r>
      <w:bookmarkEnd w:id="66"/>
    </w:p>
    <w:p>
      <w:pPr>
        <w:pStyle w:val="Normal"/>
        <w:rPr/>
      </w:pPr>
      <w:r>
        <w:rPr/>
      </w:r>
    </w:p>
    <w:p>
      <w:pPr>
        <w:pStyle w:val="Normal"/>
        <w:rPr/>
      </w:pPr>
      <w:r>
        <w:rPr/>
      </w:r>
    </w:p>
    <w:p>
      <w:pPr>
        <w:pStyle w:val="Normal"/>
        <w:rPr/>
      </w:pPr>
      <w:r>
        <w:rPr/>
      </w:r>
    </w:p>
    <w:p>
      <w:pPr>
        <w:pStyle w:val="ListParagraph"/>
        <w:rPr/>
      </w:pPr>
      <w:r>
        <w:rPr/>
        <w:t>Após escolher o esporte, o usuário deve escolher data, hora e local de realização, conforme figuras 20, 21 e 22.</w:t>
      </w:r>
    </w:p>
    <w:p>
      <w:pPr>
        <w:pStyle w:val="ListParagraph"/>
        <w:keepNext w:val="true"/>
        <w:jc w:val="center"/>
        <w:rPr/>
      </w:pPr>
      <w:r>
        <w:rPr/>
        <w:drawing>
          <wp:inline distT="19050" distB="17780" distL="19050" distR="18415">
            <wp:extent cx="3448685" cy="7449185"/>
            <wp:effectExtent l="0" t="0" r="0" b="0"/>
            <wp:docPr id="20" name="Imagem 19" descr="cri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descr="criar2.PNG"/>
                    <pic:cNvPicPr>
                      <a:picLocks noChangeAspect="1" noChangeArrowheads="1"/>
                    </pic:cNvPicPr>
                  </pic:nvPicPr>
                  <pic:blipFill>
                    <a:blip r:embed="rId27"/>
                    <a:stretch>
                      <a:fillRect/>
                    </a:stretch>
                  </pic:blipFill>
                  <pic:spPr bwMode="auto">
                    <a:xfrm>
                      <a:off x="0" y="0"/>
                      <a:ext cx="3448685" cy="7449185"/>
                    </a:xfrm>
                    <a:prstGeom prst="rect">
                      <a:avLst/>
                    </a:prstGeom>
                  </pic:spPr>
                </pic:pic>
              </a:graphicData>
            </a:graphic>
          </wp:inline>
        </w:drawing>
      </w:r>
    </w:p>
    <w:p>
      <w:pPr>
        <w:pStyle w:val="Caption"/>
        <w:jc w:val="center"/>
        <w:rPr/>
      </w:pPr>
      <w:bookmarkStart w:id="67" w:name="_Toc8829686"/>
      <w:r>
        <w:rPr/>
        <w:t xml:space="preserve">Figura </w:t>
      </w:r>
      <w:r>
        <w:rPr/>
        <w:fldChar w:fldCharType="begin"/>
      </w:r>
      <w:r>
        <w:rPr/>
        <w:instrText> SEQ Figura \* ARABIC </w:instrText>
      </w:r>
      <w:r>
        <w:rPr/>
        <w:fldChar w:fldCharType="separate"/>
      </w:r>
      <w:r>
        <w:rPr/>
        <w:t>20</w:t>
      </w:r>
      <w:r>
        <w:rPr/>
        <w:fldChar w:fldCharType="end"/>
      </w:r>
      <w:r>
        <w:rPr/>
        <w:t xml:space="preserve"> - Criar Evento: Escolha da Data</w:t>
      </w:r>
      <w:bookmarkEnd w:id="67"/>
    </w:p>
    <w:p>
      <w:pPr>
        <w:pStyle w:val="Normal"/>
        <w:rPr/>
      </w:pPr>
      <w:r>
        <w:rPr/>
      </w:r>
    </w:p>
    <w:p>
      <w:pPr>
        <w:pStyle w:val="Normal"/>
        <w:rPr/>
      </w:pPr>
      <w:r>
        <w:rPr/>
      </w:r>
    </w:p>
    <w:p>
      <w:pPr>
        <w:pStyle w:val="Normal"/>
        <w:keepNext w:val="true"/>
        <w:jc w:val="center"/>
        <w:rPr/>
      </w:pPr>
      <w:r>
        <w:rPr/>
        <w:drawing>
          <wp:inline distT="19050" distB="17780" distL="19050" distR="27940">
            <wp:extent cx="3458210" cy="7430135"/>
            <wp:effectExtent l="0" t="0" r="0" b="0"/>
            <wp:docPr id="21" name="Imagem 20" descr="cri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descr="criar3.PNG"/>
                    <pic:cNvPicPr>
                      <a:picLocks noChangeAspect="1" noChangeArrowheads="1"/>
                    </pic:cNvPicPr>
                  </pic:nvPicPr>
                  <pic:blipFill>
                    <a:blip r:embed="rId28"/>
                    <a:stretch>
                      <a:fillRect/>
                    </a:stretch>
                  </pic:blipFill>
                  <pic:spPr bwMode="auto">
                    <a:xfrm>
                      <a:off x="0" y="0"/>
                      <a:ext cx="3458210" cy="7430135"/>
                    </a:xfrm>
                    <a:prstGeom prst="rect">
                      <a:avLst/>
                    </a:prstGeom>
                  </pic:spPr>
                </pic:pic>
              </a:graphicData>
            </a:graphic>
          </wp:inline>
        </w:drawing>
      </w:r>
    </w:p>
    <w:p>
      <w:pPr>
        <w:pStyle w:val="Caption"/>
        <w:jc w:val="center"/>
        <w:rPr/>
      </w:pPr>
      <w:bookmarkStart w:id="68" w:name="_Toc8829687"/>
      <w:r>
        <w:rPr/>
        <w:t xml:space="preserve">Figura </w:t>
      </w:r>
      <w:r>
        <w:rPr/>
        <w:fldChar w:fldCharType="begin"/>
      </w:r>
      <w:r>
        <w:rPr/>
        <w:instrText> SEQ Figura \* ARABIC </w:instrText>
      </w:r>
      <w:r>
        <w:rPr/>
        <w:fldChar w:fldCharType="separate"/>
      </w:r>
      <w:r>
        <w:rPr/>
        <w:t>21</w:t>
      </w:r>
      <w:r>
        <w:rPr/>
        <w:fldChar w:fldCharType="end"/>
      </w:r>
      <w:r>
        <w:rPr/>
        <w:t xml:space="preserve"> - Criar Evento: Escolha da Hora</w:t>
      </w:r>
      <w:bookmarkEnd w:id="68"/>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keepNext w:val="true"/>
        <w:jc w:val="center"/>
        <w:rPr/>
      </w:pPr>
      <w:r>
        <w:rPr/>
        <w:drawing>
          <wp:inline distT="19050" distB="17780" distL="19050" distR="27940">
            <wp:extent cx="3439160" cy="7430135"/>
            <wp:effectExtent l="0" t="0" r="0" b="0"/>
            <wp:docPr id="22" name="Imagem 21" descr="cri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1" descr="criar4.PNG"/>
                    <pic:cNvPicPr>
                      <a:picLocks noChangeAspect="1" noChangeArrowheads="1"/>
                    </pic:cNvPicPr>
                  </pic:nvPicPr>
                  <pic:blipFill>
                    <a:blip r:embed="rId29"/>
                    <a:stretch>
                      <a:fillRect/>
                    </a:stretch>
                  </pic:blipFill>
                  <pic:spPr bwMode="auto">
                    <a:xfrm>
                      <a:off x="0" y="0"/>
                      <a:ext cx="3439160" cy="7430135"/>
                    </a:xfrm>
                    <a:prstGeom prst="rect">
                      <a:avLst/>
                    </a:prstGeom>
                  </pic:spPr>
                </pic:pic>
              </a:graphicData>
            </a:graphic>
          </wp:inline>
        </w:drawing>
      </w:r>
    </w:p>
    <w:p>
      <w:pPr>
        <w:pStyle w:val="Caption"/>
        <w:jc w:val="center"/>
        <w:rPr/>
      </w:pPr>
      <w:bookmarkStart w:id="69" w:name="_Toc8829688"/>
      <w:r>
        <w:rPr/>
        <w:t xml:space="preserve">Figura </w:t>
      </w:r>
      <w:r>
        <w:rPr/>
        <w:fldChar w:fldCharType="begin"/>
      </w:r>
      <w:r>
        <w:rPr/>
        <w:instrText> SEQ Figura \* ARABIC </w:instrText>
      </w:r>
      <w:r>
        <w:rPr/>
        <w:fldChar w:fldCharType="separate"/>
      </w:r>
      <w:r>
        <w:rPr/>
        <w:t>22</w:t>
      </w:r>
      <w:r>
        <w:rPr/>
        <w:fldChar w:fldCharType="end"/>
      </w:r>
      <w:r>
        <w:rPr/>
        <w:t xml:space="preserve"> - Criar Evento: Escolha do Local</w:t>
      </w:r>
      <w:bookmarkEnd w:id="69"/>
    </w:p>
    <w:p>
      <w:pPr>
        <w:pStyle w:val="ListParagraph"/>
        <w:rPr/>
      </w:pPr>
      <w:r>
        <w:rPr/>
        <w:t>Após inserir os dados, é apresentada uma tela de revisão das informações do evento, e a partir daí, confirmar o evento conforme FIGURA 23.</w:t>
      </w:r>
    </w:p>
    <w:p>
      <w:pPr>
        <w:pStyle w:val="Normal"/>
        <w:keepNext w:val="true"/>
        <w:jc w:val="center"/>
        <w:rPr/>
      </w:pPr>
      <w:r>
        <w:rPr/>
      </w:r>
    </w:p>
    <w:p>
      <w:pPr>
        <w:pStyle w:val="Normal"/>
        <w:keepNext w:val="true"/>
        <w:jc w:val="center"/>
        <w:rPr/>
      </w:pPr>
      <w:r>
        <w:rPr/>
        <w:drawing>
          <wp:inline distT="19050" distB="17780" distL="38100" distR="27940">
            <wp:extent cx="3458210" cy="7449185"/>
            <wp:effectExtent l="0" t="0" r="0" b="0"/>
            <wp:docPr id="23" name="Imagem 22" descr="cri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2" descr="criar5.PNG"/>
                    <pic:cNvPicPr>
                      <a:picLocks noChangeAspect="1" noChangeArrowheads="1"/>
                    </pic:cNvPicPr>
                  </pic:nvPicPr>
                  <pic:blipFill>
                    <a:blip r:embed="rId30"/>
                    <a:stretch>
                      <a:fillRect/>
                    </a:stretch>
                  </pic:blipFill>
                  <pic:spPr bwMode="auto">
                    <a:xfrm>
                      <a:off x="0" y="0"/>
                      <a:ext cx="3458210" cy="7449185"/>
                    </a:xfrm>
                    <a:prstGeom prst="rect">
                      <a:avLst/>
                    </a:prstGeom>
                  </pic:spPr>
                </pic:pic>
              </a:graphicData>
            </a:graphic>
          </wp:inline>
        </w:drawing>
      </w:r>
    </w:p>
    <w:p>
      <w:pPr>
        <w:pStyle w:val="Caption"/>
        <w:jc w:val="center"/>
        <w:rPr/>
      </w:pPr>
      <w:bookmarkStart w:id="70" w:name="_Toc8829689"/>
      <w:r>
        <w:rPr/>
        <w:t xml:space="preserve">Figura </w:t>
      </w:r>
      <w:r>
        <w:rPr/>
        <w:fldChar w:fldCharType="begin"/>
      </w:r>
      <w:r>
        <w:rPr/>
        <w:instrText> SEQ Figura \* ARABIC </w:instrText>
      </w:r>
      <w:r>
        <w:rPr/>
        <w:fldChar w:fldCharType="separate"/>
      </w:r>
      <w:r>
        <w:rPr/>
        <w:t>23</w:t>
      </w:r>
      <w:r>
        <w:rPr/>
        <w:fldChar w:fldCharType="end"/>
      </w:r>
      <w:r>
        <w:rPr/>
        <w:t xml:space="preserve"> - Criar Evento: Revisão de Dados</w:t>
      </w:r>
      <w:bookmarkEnd w:id="70"/>
    </w:p>
    <w:p>
      <w:pPr>
        <w:pStyle w:val="ListParagraph"/>
        <w:rPr/>
      </w:pPr>
      <w:r>
        <w:rPr/>
        <w:t>Após confirmar o evento, o usuário pode convidar usuários em suas listas de amigos, ou disponíveis nas proximidades.</w:t>
      </w:r>
    </w:p>
    <w:p>
      <w:pPr>
        <w:pStyle w:val="ListParagraph"/>
        <w:keepNext w:val="true"/>
        <w:jc w:val="center"/>
        <w:rPr/>
      </w:pPr>
      <w:r>
        <w:rPr/>
        <w:drawing>
          <wp:inline distT="19050" distB="17780" distL="19050" distR="18415">
            <wp:extent cx="3448685" cy="7430135"/>
            <wp:effectExtent l="0" t="0" r="0" b="0"/>
            <wp:docPr id="24" name="Imagem 23" descr="cri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3" descr="criar6.PNG"/>
                    <pic:cNvPicPr>
                      <a:picLocks noChangeAspect="1" noChangeArrowheads="1"/>
                    </pic:cNvPicPr>
                  </pic:nvPicPr>
                  <pic:blipFill>
                    <a:blip r:embed="rId31"/>
                    <a:stretch>
                      <a:fillRect/>
                    </a:stretch>
                  </pic:blipFill>
                  <pic:spPr bwMode="auto">
                    <a:xfrm>
                      <a:off x="0" y="0"/>
                      <a:ext cx="3448685" cy="7430135"/>
                    </a:xfrm>
                    <a:prstGeom prst="rect">
                      <a:avLst/>
                    </a:prstGeom>
                  </pic:spPr>
                </pic:pic>
              </a:graphicData>
            </a:graphic>
          </wp:inline>
        </w:drawing>
      </w:r>
    </w:p>
    <w:p>
      <w:pPr>
        <w:pStyle w:val="Caption"/>
        <w:jc w:val="center"/>
        <w:rPr/>
      </w:pPr>
      <w:bookmarkStart w:id="71" w:name="_Toc8829690"/>
      <w:r>
        <w:rPr/>
        <w:t xml:space="preserve">Figura </w:t>
      </w:r>
      <w:r>
        <w:rPr/>
        <w:fldChar w:fldCharType="begin"/>
      </w:r>
      <w:r>
        <w:rPr/>
        <w:instrText> SEQ Figura \* ARABIC </w:instrText>
      </w:r>
      <w:r>
        <w:rPr/>
        <w:fldChar w:fldCharType="separate"/>
      </w:r>
      <w:r>
        <w:rPr/>
        <w:t>24</w:t>
      </w:r>
      <w:r>
        <w:rPr/>
        <w:fldChar w:fldCharType="end"/>
      </w:r>
      <w:r>
        <w:rPr/>
        <w:t xml:space="preserve"> - Criar Evento: Enviar Convites</w:t>
      </w:r>
      <w:bookmarkEnd w:id="71"/>
    </w:p>
    <w:p>
      <w:pPr>
        <w:pStyle w:val="ListParagraph"/>
        <w:rPr/>
      </w:pPr>
      <w:r>
        <w:rPr/>
        <w:t>Na tela inicial, o usuário também pode visualizar e editar seu perfil, conforme FIGURA 25.</w:t>
      </w:r>
    </w:p>
    <w:p>
      <w:pPr>
        <w:pStyle w:val="ListParagraph"/>
        <w:keepNext w:val="true"/>
        <w:jc w:val="center"/>
        <w:rPr/>
      </w:pPr>
      <w:r>
        <w:rPr/>
        <w:drawing>
          <wp:inline distT="19050" distB="27305" distL="19050" distR="27940">
            <wp:extent cx="3420110" cy="7440295"/>
            <wp:effectExtent l="0" t="0" r="0" b="0"/>
            <wp:docPr id="25" name="Imagem 2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descr="8.PNG"/>
                    <pic:cNvPicPr>
                      <a:picLocks noChangeAspect="1" noChangeArrowheads="1"/>
                    </pic:cNvPicPr>
                  </pic:nvPicPr>
                  <pic:blipFill>
                    <a:blip r:embed="rId32"/>
                    <a:stretch>
                      <a:fillRect/>
                    </a:stretch>
                  </pic:blipFill>
                  <pic:spPr bwMode="auto">
                    <a:xfrm>
                      <a:off x="0" y="0"/>
                      <a:ext cx="3420110" cy="7440295"/>
                    </a:xfrm>
                    <a:prstGeom prst="rect">
                      <a:avLst/>
                    </a:prstGeom>
                  </pic:spPr>
                </pic:pic>
              </a:graphicData>
            </a:graphic>
          </wp:inline>
        </w:drawing>
      </w:r>
    </w:p>
    <w:p>
      <w:pPr>
        <w:pStyle w:val="Caption"/>
        <w:jc w:val="center"/>
        <w:rPr/>
      </w:pPr>
      <w:bookmarkStart w:id="72" w:name="_Toc8829691"/>
      <w:r>
        <w:rPr/>
        <w:t xml:space="preserve">Figura </w:t>
      </w:r>
      <w:r>
        <w:rPr/>
        <w:fldChar w:fldCharType="begin"/>
      </w:r>
      <w:r>
        <w:rPr/>
        <w:instrText> SEQ Figura \* ARABIC </w:instrText>
      </w:r>
      <w:r>
        <w:rPr/>
        <w:fldChar w:fldCharType="separate"/>
      </w:r>
      <w:r>
        <w:rPr/>
        <w:t>25</w:t>
      </w:r>
      <w:r>
        <w:rPr/>
        <w:fldChar w:fldCharType="end"/>
      </w:r>
      <w:r>
        <w:rPr/>
        <w:t xml:space="preserve"> - Visualizar e Editar Perfil</w:t>
      </w:r>
      <w:bookmarkEnd w:id="72"/>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rPr/>
      </w:pPr>
      <w:r>
        <w:rPr/>
        <w:t>Na tela inicial, também haverá uma área clicável de notificações, conforme FIGURA 26.</w:t>
      </w:r>
    </w:p>
    <w:p>
      <w:pPr>
        <w:pStyle w:val="ListParagraph"/>
        <w:keepNext w:val="true"/>
        <w:jc w:val="center"/>
        <w:rPr/>
      </w:pPr>
      <w:r>
        <w:rPr/>
        <w:drawing>
          <wp:inline distT="19050" distB="27305" distL="19050" distR="27940">
            <wp:extent cx="3420110" cy="7421245"/>
            <wp:effectExtent l="0" t="0" r="0" b="0"/>
            <wp:docPr id="26" name="Imagem 25"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5" descr="9.PNG"/>
                    <pic:cNvPicPr>
                      <a:picLocks noChangeAspect="1" noChangeArrowheads="1"/>
                    </pic:cNvPicPr>
                  </pic:nvPicPr>
                  <pic:blipFill>
                    <a:blip r:embed="rId33"/>
                    <a:stretch>
                      <a:fillRect/>
                    </a:stretch>
                  </pic:blipFill>
                  <pic:spPr bwMode="auto">
                    <a:xfrm>
                      <a:off x="0" y="0"/>
                      <a:ext cx="3420110" cy="7421245"/>
                    </a:xfrm>
                    <a:prstGeom prst="rect">
                      <a:avLst/>
                    </a:prstGeom>
                  </pic:spPr>
                </pic:pic>
              </a:graphicData>
            </a:graphic>
          </wp:inline>
        </w:drawing>
      </w:r>
    </w:p>
    <w:p>
      <w:pPr>
        <w:pStyle w:val="Caption"/>
        <w:jc w:val="center"/>
        <w:rPr/>
      </w:pPr>
      <w:bookmarkStart w:id="73" w:name="_Toc8829692"/>
      <w:r>
        <w:rPr/>
        <w:t xml:space="preserve">Figura </w:t>
      </w:r>
      <w:r>
        <w:rPr/>
        <w:fldChar w:fldCharType="begin"/>
      </w:r>
      <w:r>
        <w:rPr/>
        <w:instrText> SEQ Figura \* ARABIC </w:instrText>
      </w:r>
      <w:r>
        <w:rPr/>
        <w:fldChar w:fldCharType="separate"/>
      </w:r>
      <w:r>
        <w:rPr/>
        <w:t>26</w:t>
      </w:r>
      <w:r>
        <w:rPr/>
        <w:fldChar w:fldCharType="end"/>
      </w:r>
      <w:r>
        <w:rPr/>
        <w:t xml:space="preserve"> - Notificações</w:t>
      </w:r>
      <w:bookmarkEnd w:id="73"/>
    </w:p>
    <w:p>
      <w:pPr>
        <w:pStyle w:val="ListParagraph"/>
        <w:rPr/>
      </w:pPr>
      <w:r>
        <w:rPr/>
        <w:t xml:space="preserve">Tela com informações sobre o aplicativo. </w:t>
      </w:r>
    </w:p>
    <w:p>
      <w:pPr>
        <w:pStyle w:val="ListParagraph"/>
        <w:keepNext w:val="true"/>
        <w:jc w:val="center"/>
        <w:rPr/>
      </w:pPr>
      <w:r>
        <w:rPr/>
        <w:drawing>
          <wp:inline distT="19050" distB="27305" distL="38100" distR="27940">
            <wp:extent cx="3458210" cy="7440295"/>
            <wp:effectExtent l="0" t="0" r="0" b="0"/>
            <wp:docPr id="27" name="Imagem 2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6" descr="10.PNG"/>
                    <pic:cNvPicPr>
                      <a:picLocks noChangeAspect="1" noChangeArrowheads="1"/>
                    </pic:cNvPicPr>
                  </pic:nvPicPr>
                  <pic:blipFill>
                    <a:blip r:embed="rId34"/>
                    <a:stretch>
                      <a:fillRect/>
                    </a:stretch>
                  </pic:blipFill>
                  <pic:spPr bwMode="auto">
                    <a:xfrm>
                      <a:off x="0" y="0"/>
                      <a:ext cx="3458210" cy="7440295"/>
                    </a:xfrm>
                    <a:prstGeom prst="rect">
                      <a:avLst/>
                    </a:prstGeom>
                  </pic:spPr>
                </pic:pic>
              </a:graphicData>
            </a:graphic>
          </wp:inline>
        </w:drawing>
      </w:r>
    </w:p>
    <w:p>
      <w:pPr>
        <w:pStyle w:val="Caption"/>
        <w:jc w:val="center"/>
        <w:rPr/>
      </w:pPr>
      <w:bookmarkStart w:id="74" w:name="_Toc8829693"/>
      <w:r>
        <w:rPr/>
        <w:t xml:space="preserve">Figura </w:t>
      </w:r>
      <w:r>
        <w:rPr/>
        <w:fldChar w:fldCharType="begin"/>
      </w:r>
      <w:r>
        <w:rPr/>
        <w:instrText> SEQ Figura \* ARABIC </w:instrText>
      </w:r>
      <w:r>
        <w:rPr/>
        <w:fldChar w:fldCharType="separate"/>
      </w:r>
      <w:r>
        <w:rPr/>
        <w:t>27</w:t>
      </w:r>
      <w:r>
        <w:rPr/>
        <w:fldChar w:fldCharType="end"/>
      </w:r>
      <w:r>
        <w:rPr/>
        <w:t xml:space="preserve"> - Sobre o JogaJunto</w:t>
      </w:r>
      <w:bookmarkEnd w:id="74"/>
    </w:p>
    <w:p>
      <w:pPr>
        <w:pStyle w:val="Normal"/>
        <w:rPr/>
      </w:pPr>
      <w:r>
        <w:rPr/>
      </w:r>
    </w:p>
    <w:p>
      <w:pPr>
        <w:pStyle w:val="Normal"/>
        <w:rPr/>
      </w:pPr>
      <w:r>
        <w:rPr/>
      </w:r>
    </w:p>
    <w:p>
      <w:pPr>
        <w:pStyle w:val="Normal"/>
        <w:rPr/>
      </w:pPr>
      <w:r>
        <w:rPr/>
      </w:r>
    </w:p>
    <w:p>
      <w:pPr>
        <w:pStyle w:val="Normal"/>
        <w:rPr/>
      </w:pPr>
      <w:r>
        <w:rPr/>
      </w:r>
    </w:p>
    <w:p>
      <w:pPr>
        <w:pStyle w:val="Ttulo1"/>
        <w:numPr>
          <w:ilvl w:val="0"/>
          <w:numId w:val="2"/>
        </w:numPr>
        <w:rPr/>
      </w:pPr>
      <w:bookmarkStart w:id="75" w:name="_Toc7608634"/>
      <w:r>
        <w:rPr/>
        <w:t>CONCLUSÃO</w:t>
      </w:r>
      <w:bookmarkEnd w:id="75"/>
    </w:p>
    <w:p>
      <w:pPr>
        <w:pStyle w:val="Standard"/>
        <w:rPr>
          <w:lang w:val="pt-BR"/>
        </w:rPr>
      </w:pPr>
      <w:r>
        <w:rPr>
          <w:lang w:val="pt-BR"/>
        </w:rPr>
      </w:r>
    </w:p>
    <w:p>
      <w:pPr>
        <w:pStyle w:val="ListParagraph"/>
        <w:rPr/>
      </w:pPr>
      <w:r>
        <w:rPr/>
        <w:t>Como mostrado no início do documento, existem várias complicações ao se procurar um grupo para prática de esportes coletivos: organização, procura de locais, convites, rateio de custos, falta de jogadores são fatores de frustração quando ocorrem imprevistos. Isso contribui inclusive para pioras na saúde do atleta, visto que segundo profissionais da área da saúde, o esporte é fundamental para uma vida saudável.</w:t>
      </w:r>
    </w:p>
    <w:p>
      <w:pPr>
        <w:pStyle w:val="ListParagraph"/>
        <w:rPr/>
      </w:pPr>
      <w:r>
        <w:rPr/>
        <w:t xml:space="preserve">Tendo isso em vista, após o desenvolvimento do aplicativo é possível notar que com o amadurecimento do desenvolvimento, ele seguiu um caminho satisfatório quando procura resolver vários desses problemas. A facilidade em se encontrar jogadores para sua partida, ou partidas quando se é um jogador solitário contribui para o bem estar do praticante, e as ferramentas de organização de partidas contribuem para uma atividade sem percalços que podem trazer stress e estragar a prática esportiva. </w:t>
      </w:r>
    </w:p>
    <w:p>
      <w:pPr>
        <w:pStyle w:val="ListParagraph"/>
        <w:rPr>
          <w:rFonts w:eastAsia="Arial" w:cs="Arial"/>
          <w:color w:val="000000"/>
          <w:kern w:val="2"/>
          <w:sz w:val="22"/>
          <w:lang w:eastAsia="zh-CN" w:bidi="hi-IN"/>
        </w:rPr>
      </w:pPr>
      <w:r>
        <w:rPr/>
        <w:t>Nota-se também um potencial comercial no aplicativo através de ferramentas de micro-transações em funcionalidades exclusivas como publicizar a sua partida e rateio com pagamentos dentro do aplicativo.</w:t>
      </w:r>
      <w:r>
        <w:br w:type="page"/>
      </w:r>
    </w:p>
    <w:p>
      <w:pPr>
        <w:pStyle w:val="Ttulo1"/>
        <w:numPr>
          <w:ilvl w:val="0"/>
          <w:numId w:val="0"/>
        </w:numPr>
        <w:ind w:left="432" w:hanging="432"/>
        <w:jc w:val="center"/>
        <w:rPr/>
      </w:pPr>
      <w:bookmarkStart w:id="76" w:name="_Toc7608635"/>
      <w:r>
        <w:rPr/>
        <w:t>REFERÊNCIAS BIBLIOGRÁFICAS</w:t>
      </w:r>
      <w:bookmarkEnd w:id="76"/>
    </w:p>
    <w:p>
      <w:pPr>
        <w:pStyle w:val="Normal"/>
        <w:spacing w:lineRule="auto" w:line="360"/>
        <w:rPr/>
      </w:pPr>
      <w:r>
        <w:rPr/>
      </w:r>
    </w:p>
    <w:p>
      <w:pPr>
        <w:pStyle w:val="Normal"/>
        <w:rPr/>
      </w:pPr>
      <w:r>
        <w:rPr/>
        <w:t>APPLESTORE, 2018. Donos da bola. Disponível em &lt; https://itunes.apple.com/br/app/dono-da-bola-pelada-manager-futebol-brazil/id903682192?mt=8&gt; Acesso em 10 mai. 2019.</w:t>
      </w:r>
    </w:p>
    <w:p>
      <w:pPr>
        <w:pStyle w:val="Normal"/>
        <w:rPr/>
      </w:pPr>
      <w:r>
        <w:rPr/>
      </w:r>
    </w:p>
    <w:p>
      <w:pPr>
        <w:pStyle w:val="Normal"/>
        <w:rPr/>
      </w:pPr>
      <w:r>
        <w:rPr/>
        <w:t xml:space="preserve">CHEGAMAISAPP.COM, </w:t>
      </w:r>
      <w:r>
        <w:rPr>
          <w:b/>
        </w:rPr>
        <w:t>Chega+ App</w:t>
      </w:r>
      <w:r>
        <w:rPr/>
        <w:t>. Disponível em &lt;http://chegamaisapp.com&gt; Acesso em 10 mai. 2019.</w:t>
      </w:r>
    </w:p>
    <w:p>
      <w:pPr>
        <w:pStyle w:val="Normal"/>
        <w:rPr/>
      </w:pPr>
      <w:ins w:id="59" w:author="Autor desconhecido" w:date="2019-06-25T21:55:25Z">
        <w:r>
          <w:rPr/>
        </w:r>
      </w:ins>
    </w:p>
    <w:p>
      <w:pPr>
        <w:pStyle w:val="Normal"/>
        <w:rPr/>
      </w:pPr>
      <w:ins w:id="60" w:author="Autor desconhecido" w:date="2019-06-25T21:55:25Z">
        <w:r>
          <w:rPr/>
          <w:t xml:space="preserve">DEVMEDIA, </w:t>
        </w:r>
      </w:ins>
      <w:ins w:id="61" w:author="Autor desconhecido" w:date="2019-06-25T21:55:25Z">
        <w:r>
          <w:rPr>
            <w:b/>
            <w:bCs/>
          </w:rPr>
          <w:t>Orientações básicas na elaboração de um diagrama de classes</w:t>
        </w:r>
      </w:ins>
      <w:ins w:id="62" w:author="Autor desconhecido" w:date="2019-06-25T21:55:25Z">
        <w:r>
          <w:rPr/>
          <w:t>. Disponível em &lt;</w:t>
        </w:r>
      </w:ins>
      <w:hyperlink r:id="rId35">
        <w:ins w:id="63" w:author="Autor desconhecido" w:date="2019-06-25T21:55:25Z">
          <w:r>
            <w:rPr>
              <w:rStyle w:val="LinkdaInternet"/>
            </w:rPr>
            <w:t>https://www.devmedia.com.br/orientacoes-basicas-na-elaboracao-de-um-diagrama-de-classes/37224</w:t>
          </w:r>
        </w:ins>
      </w:hyperlink>
      <w:hyperlink r:id="rId36">
        <w:ins w:id="64" w:author="Autor desconhecido" w:date="2019-06-25T21:55:25Z">
          <w:r>
            <w:rPr/>
            <w:t>&gt;. Acesso em 15/05/2019.</w:t>
          </w:r>
        </w:ins>
      </w:hyperlink>
    </w:p>
    <w:p>
      <w:pPr>
        <w:pStyle w:val="Normal"/>
        <w:rPr/>
      </w:pPr>
      <w:r>
        <w:rPr/>
      </w:r>
    </w:p>
    <w:p>
      <w:pPr>
        <w:pStyle w:val="Normal"/>
        <w:rPr/>
      </w:pPr>
      <w:r>
        <w:rPr/>
        <w:t xml:space="preserve">GOMES, E H. Sistema </w:t>
      </w:r>
      <w:r>
        <w:rPr>
          <w:b/>
        </w:rPr>
        <w:t>Gerenciador de Banco de Dados</w:t>
      </w:r>
      <w:r>
        <w:rPr/>
        <w:t>. Disponível em &lt;http://ehgomes.com.br/disciplinas/bdd/sgbd.php&gt;. Acesso em 10 mai. 2019.</w:t>
      </w:r>
    </w:p>
    <w:p>
      <w:pPr>
        <w:pStyle w:val="Normal"/>
        <w:rPr/>
      </w:pPr>
      <w:r>
        <w:rPr/>
      </w:r>
    </w:p>
    <w:p>
      <w:pPr>
        <w:pStyle w:val="Normal"/>
        <w:rPr/>
      </w:pPr>
      <w:r>
        <w:rPr/>
        <w:t xml:space="preserve">IONIC FRAMEWORK. </w:t>
      </w:r>
      <w:r>
        <w:rPr>
          <w:b/>
        </w:rPr>
        <w:t>Ionic Platform Documentation</w:t>
      </w:r>
      <w:r>
        <w:rPr/>
        <w:t>. Disponível em &lt;https://ionicframework.com/docs/v3/&gt;. Acesso em 10 mai. 2019.</w:t>
      </w:r>
    </w:p>
    <w:p>
      <w:pPr>
        <w:pStyle w:val="Normal"/>
        <w:rPr/>
      </w:pPr>
      <w:ins w:id="65" w:author="Autor desconhecido" w:date="2019-06-25T22:06:05Z">
        <w:r>
          <w:rPr/>
        </w:r>
      </w:ins>
    </w:p>
    <w:p>
      <w:pPr>
        <w:pStyle w:val="Normal"/>
        <w:rPr/>
      </w:pPr>
      <w:ins w:id="66" w:author="Autor desconhecido" w:date="2019-06-25T22:06:05Z">
        <w:r>
          <w:rPr/>
          <w:t xml:space="preserve">MARCORATTI, JOSE CARLOS </w:t>
        </w:r>
      </w:ins>
      <w:ins w:id="67" w:author="Autor desconhecido" w:date="2019-06-25T22:06:05Z">
        <w:r>
          <w:rPr>
            <w:b/>
            <w:bCs/>
          </w:rPr>
          <w:t>Modelando Sistemas em UML - Casos de Uso</w:t>
        </w:r>
      </w:ins>
      <w:ins w:id="68" w:author="Autor desconhecido" w:date="2019-06-25T22:06:05Z">
        <w:r>
          <w:rPr/>
          <w:t>. Disponível em &lt;</w:t>
        </w:r>
      </w:ins>
      <w:hyperlink r:id="rId37">
        <w:ins w:id="69" w:author="Autor desconhecido" w:date="2019-06-25T22:06:05Z">
          <w:r>
            <w:rPr>
              <w:rStyle w:val="LinkdaInternet"/>
            </w:rPr>
            <w:t>http://www.macoratti.net/net_uml2.htm</w:t>
          </w:r>
        </w:ins>
      </w:hyperlink>
      <w:ins w:id="70" w:author="Autor desconhecido" w:date="2019-06-25T22:06:05Z">
        <w:r>
          <w:rPr/>
          <w:t>&gt;. Acesso em 20/05/2019</w:t>
        </w:r>
      </w:ins>
    </w:p>
    <w:p>
      <w:pPr>
        <w:pStyle w:val="Normal"/>
        <w:rPr/>
      </w:pPr>
      <w:r>
        <w:rPr/>
      </w:r>
    </w:p>
    <w:p>
      <w:pPr>
        <w:pStyle w:val="Normal"/>
        <w:rPr/>
      </w:pPr>
      <w:r>
        <w:rPr/>
        <w:t xml:space="preserve">LARAVEL.COM. </w:t>
      </w:r>
      <w:r>
        <w:rPr>
          <w:b/>
        </w:rPr>
        <w:t>Laravel Framework</w:t>
      </w:r>
      <w:r>
        <w:rPr/>
        <w:t>. Disponível em &lt;https://laravel.com&gt;. Acesso em 10 mai. 2019.</w:t>
      </w:r>
    </w:p>
    <w:p>
      <w:pPr>
        <w:pStyle w:val="Normal"/>
        <w:rPr/>
      </w:pPr>
      <w:r>
        <w:rPr/>
      </w:r>
    </w:p>
    <w:p>
      <w:pPr>
        <w:pStyle w:val="Normal"/>
        <w:rPr/>
      </w:pPr>
      <w:r>
        <w:rPr/>
        <w:t xml:space="preserve">LUCAS, E.; WIEGERT, C.;. </w:t>
      </w:r>
      <w:r>
        <w:rPr>
          <w:b/>
        </w:rPr>
        <w:t>Ionic Framework V4+</w:t>
      </w:r>
      <w:r>
        <w:rPr/>
        <w:t>. Disponível em &lt; https://ionicframework.com/docs/intro#ionic-framework-v4-&gt; Acesso em 23 Jan. 2019..</w:t>
      </w:r>
    </w:p>
    <w:p>
      <w:pPr>
        <w:pStyle w:val="Normal"/>
        <w:rPr/>
      </w:pPr>
      <w:r>
        <w:rPr/>
      </w:r>
    </w:p>
    <w:p>
      <w:pPr>
        <w:pStyle w:val="Normal"/>
        <w:rPr/>
      </w:pPr>
      <w:r>
        <w:rPr/>
        <w:t xml:space="preserve">OTWELL, T. </w:t>
      </w:r>
      <w:r>
        <w:rPr>
          <w:b/>
        </w:rPr>
        <w:t>Release Notes</w:t>
      </w:r>
      <w:r>
        <w:rPr/>
        <w:t>. Disponível em &lt; https://laravel.com/docs/5.8/releases#laravel-5.8&gt;. Acesso em 10 mai. 2019.</w:t>
      </w:r>
    </w:p>
    <w:p>
      <w:pPr>
        <w:pStyle w:val="Normal"/>
        <w:rPr/>
      </w:pPr>
      <w:r>
        <w:rPr/>
      </w:r>
    </w:p>
    <w:p>
      <w:pPr>
        <w:pStyle w:val="Normal"/>
        <w:rPr/>
      </w:pPr>
      <w:r>
        <w:rPr/>
        <w:t>PELADEIROS. Peladeiros App. Disponível em &lt; https://play.google.com/store/apps/details?id=br.com.peladeiros&amp;hl=pt_BR&gt; Acesso em 10 mai. 2019.</w:t>
      </w:r>
    </w:p>
    <w:p>
      <w:pPr>
        <w:pStyle w:val="Normal"/>
        <w:rPr/>
      </w:pPr>
      <w:r>
        <w:rPr/>
      </w:r>
    </w:p>
    <w:p>
      <w:pPr>
        <w:pStyle w:val="Normal"/>
        <w:rPr>
          <w:lang w:val="en-US"/>
        </w:rPr>
      </w:pPr>
      <w:r>
        <w:rPr>
          <w:lang w:val="en-US"/>
        </w:rPr>
        <w:t xml:space="preserve">PHP.NET. </w:t>
      </w:r>
      <w:r>
        <w:rPr>
          <w:b/>
          <w:lang w:val="en-US"/>
        </w:rPr>
        <w:t>PHP: Hypertext Processor</w:t>
      </w:r>
      <w:r>
        <w:rPr>
          <w:lang w:val="en-US"/>
        </w:rPr>
        <w:t xml:space="preserve">. </w:t>
      </w:r>
      <w:r>
        <w:rPr/>
        <w:t xml:space="preserve">Disponível em &lt;https://php.net/&gt;. </w:t>
      </w:r>
      <w:r>
        <w:rPr>
          <w:lang w:val="en-US"/>
        </w:rPr>
        <w:t>Acesso em 10 mai. 2019.</w:t>
      </w:r>
    </w:p>
    <w:p>
      <w:pPr>
        <w:pStyle w:val="Normal"/>
        <w:rPr>
          <w:lang w:val="en-US"/>
        </w:rPr>
      </w:pPr>
      <w:r>
        <w:rPr>
          <w:lang w:val="en-US"/>
        </w:rPr>
      </w:r>
    </w:p>
    <w:p>
      <w:pPr>
        <w:pStyle w:val="Normal"/>
        <w:rPr/>
      </w:pPr>
      <w:r>
        <w:rPr>
          <w:lang w:val="en-US"/>
        </w:rPr>
        <w:t xml:space="preserve">POSTGRESQL. </w:t>
      </w:r>
      <w:r>
        <w:rPr>
          <w:b/>
          <w:lang w:val="en-US"/>
        </w:rPr>
        <w:t>PostgreSQL: The World's Most Advanced Open Source Relational Database</w:t>
      </w:r>
      <w:r>
        <w:rPr>
          <w:lang w:val="en-US"/>
        </w:rPr>
        <w:t>. Disponível em &lt;</w:t>
      </w:r>
      <w:r>
        <w:rPr/>
        <w:t>https://www.postgresql.org/</w:t>
      </w:r>
      <w:r>
        <w:rPr>
          <w:lang w:val="en-US"/>
        </w:rPr>
        <w:t>&gt;. Acesso em 10 mai. 2019.</w:t>
      </w:r>
    </w:p>
    <w:p>
      <w:pPr>
        <w:pStyle w:val="Normal"/>
        <w:rPr>
          <w:lang w:val="en-US"/>
        </w:rPr>
      </w:pPr>
      <w:ins w:id="71" w:author="Autor desconhecido" w:date="2019-06-25T21:47:05Z">
        <w:r>
          <w:rPr>
            <w:lang w:val="en-US"/>
          </w:rPr>
        </w:r>
      </w:ins>
    </w:p>
    <w:p>
      <w:pPr>
        <w:pStyle w:val="Normal"/>
        <w:rPr>
          <w:b w:val="false"/>
          <w:b w:val="false"/>
          <w:bCs w:val="false"/>
          <w:lang w:val="en-US"/>
          <w:del w:id="78" w:author="Autor desconhecido" w:date="2019-06-25T21:47:03Z"/>
        </w:rPr>
      </w:pPr>
      <w:ins w:id="72" w:author="Autor desconhecido" w:date="2019-06-25T21:47:05Z">
        <w:r>
          <w:rPr>
            <w:lang w:val="en-US"/>
          </w:rPr>
          <w:t xml:space="preserve">SERASA EXPERIAN. </w:t>
        </w:r>
      </w:ins>
      <w:ins w:id="73" w:author="Autor desconhecido" w:date="2019-06-25T21:47:05Z">
        <w:r>
          <w:rPr>
            <w:b/>
            <w:bCs/>
            <w:lang w:val="en-US"/>
          </w:rPr>
          <w:t xml:space="preserve">O mercado mobile brasileiro em números. </w:t>
        </w:r>
      </w:ins>
      <w:ins w:id="74" w:author="Autor desconhecido" w:date="2019-06-25T21:47:05Z">
        <w:r>
          <w:rPr>
            <w:b w:val="false"/>
            <w:bCs w:val="false"/>
            <w:lang w:val="en-US"/>
          </w:rPr>
          <w:t>Disponível em &lt;</w:t>
        </w:r>
      </w:ins>
      <w:hyperlink r:id="rId38">
        <w:ins w:id="75" w:author="Autor desconhecido" w:date="2019-06-25T21:47:05Z">
          <w:r>
            <w:rPr>
              <w:rStyle w:val="LinkdaInternet"/>
              <w:b w:val="false"/>
              <w:bCs w:val="false"/>
            </w:rPr>
            <w:t>https://www.serasaexperian.com.br/amplie-seus-conhecimentos/blog/o-mercado-mobile-brasileiro-em-numeros</w:t>
          </w:r>
        </w:ins>
      </w:hyperlink>
      <w:ins w:id="76" w:author="Autor desconhecido" w:date="2019-06-25T21:47:05Z">
        <w:r>
          <w:rPr>
            <w:b w:val="false"/>
            <w:bCs w:val="false"/>
            <w:lang w:val="en-US"/>
          </w:rPr>
          <w:t xml:space="preserve">&gt;. Acesso em </w:t>
        </w:r>
      </w:ins>
      <w:ins w:id="77" w:author="Autor desconhecido" w:date="2019-06-25T21:48:05Z">
        <w:r>
          <w:rPr>
            <w:b w:val="false"/>
            <w:bCs w:val="false"/>
            <w:lang w:val="en-US"/>
          </w:rPr>
          <w:t>06/04/2019</w:t>
        </w:r>
      </w:ins>
    </w:p>
    <w:p>
      <w:pPr>
        <w:pStyle w:val="Normal"/>
        <w:rPr>
          <w:b w:val="false"/>
          <w:b w:val="false"/>
          <w:bCs w:val="false"/>
          <w:lang w:val="en-US"/>
        </w:rPr>
      </w:pPr>
      <w:r>
        <w:rPr/>
      </w:r>
    </w:p>
    <w:p>
      <w:pPr>
        <w:pStyle w:val="Normal"/>
        <w:rPr>
          <w:lang w:val="en-US"/>
        </w:rPr>
      </w:pPr>
      <w:r>
        <w:rPr>
          <w:lang w:val="en-US"/>
        </w:rPr>
      </w:r>
    </w:p>
    <w:p>
      <w:pPr>
        <w:pStyle w:val="Normal"/>
        <w:rPr/>
      </w:pPr>
      <w:r>
        <w:rPr/>
      </w:r>
    </w:p>
    <w:sectPr>
      <w:headerReference w:type="default" r:id="rId39"/>
      <w:type w:val="nextPage"/>
      <w:pgSz w:w="11906" w:h="16838"/>
      <w:pgMar w:left="1701" w:right="1134" w:header="709" w:top="1701"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Segoe UI">
    <w:charset w:val="01"/>
    <w:family w:val="roman"/>
    <w:pitch w:val="variable"/>
  </w:font>
  <w:font w:name="Tahoma">
    <w:charset w:val="01"/>
    <w:family w:val="roman"/>
    <w:pitch w:val="variable"/>
  </w:font>
  <w:font w:name="Liberation Sans">
    <w:altName w:val="Arial"/>
    <w:charset w:val="01"/>
    <w:family w:val="swiss"/>
    <w:pitch w:val="variable"/>
  </w:font>
  <w:font w:name="Calibri Light">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01588111"/>
    </w:sdtPr>
    <w:sdtContent>
      <w:p>
        <w:pPr>
          <w:pStyle w:val="Cabealho"/>
          <w:jc w:val="right"/>
          <w:rPr>
            <w:sz w:val="20"/>
            <w:szCs w:val="20"/>
          </w:rPr>
        </w:pPr>
        <w:r>
          <w:rPr/>
          <w:fldChar w:fldCharType="begin"/>
        </w:r>
        <w:r>
          <w:rPr/>
          <w:instrText> PAGE </w:instrText>
        </w:r>
        <w:r>
          <w:rPr/>
          <w:fldChar w:fldCharType="separate"/>
        </w:r>
        <w:r>
          <w:rPr/>
          <w:t>22</w:t>
        </w:r>
        <w:r>
          <w:rPr/>
          <w:fldChar w:fldCharType="end"/>
        </w:r>
      </w:p>
      <w:p>
        <w:pPr>
          <w:pStyle w:val="Cabealho"/>
          <w:ind w:hanging="0"/>
          <w:rPr/>
        </w:pPr>
        <w:r>
          <w:rPr/>
        </w:r>
      </w:p>
    </w:sdtContent>
  </w:sdt>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80850770"/>
    </w:sdtPr>
    <w:sdtContent>
      <w:p>
        <w:pPr>
          <w:pStyle w:val="Cabealho"/>
          <w:jc w:val="right"/>
          <w:rPr/>
        </w:pPr>
        <w:r>
          <w:rPr/>
          <w:fldChar w:fldCharType="begin"/>
        </w:r>
        <w:r>
          <w:rPr/>
          <w:instrText> PAGE </w:instrText>
        </w:r>
        <w:r>
          <w:rPr/>
          <w:fldChar w:fldCharType="separate"/>
        </w:r>
        <w:r>
          <w:rPr/>
          <w:t>23</w:t>
        </w:r>
        <w:r>
          <w:rPr/>
          <w:fldChar w:fldCharType="end"/>
        </w:r>
      </w:p>
      <w:p>
        <w:pPr>
          <w:pStyle w:val="Cabealho"/>
          <w:ind w:hanging="0"/>
          <w:rPr/>
        </w:pPr>
        <w:r>
          <w:rPr/>
        </w:r>
      </w:p>
    </w:sdtContent>
  </w:sdt>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03056217"/>
    </w:sdtPr>
    <w:sdtContent>
      <w:p>
        <w:pPr>
          <w:pStyle w:val="Cabealho"/>
          <w:jc w:val="right"/>
          <w:rPr/>
        </w:pPr>
        <w:r>
          <w:rPr/>
          <w:fldChar w:fldCharType="begin"/>
        </w:r>
        <w:r>
          <w:rPr/>
          <w:instrText> PAGE </w:instrText>
        </w:r>
        <w:r>
          <w:rPr/>
          <w:fldChar w:fldCharType="separate"/>
        </w:r>
        <w:r>
          <w:rPr/>
          <w:t>25</w:t>
        </w:r>
        <w:r>
          <w:rPr/>
          <w:fldChar w:fldCharType="end"/>
        </w:r>
      </w:p>
      <w:p>
        <w:pPr>
          <w:pStyle w:val="Cabealho"/>
          <w:ind w:hanging="0"/>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20824943"/>
    </w:sdtPr>
    <w:sdtContent>
      <w:p>
        <w:pPr>
          <w:pStyle w:val="Cabealho"/>
          <w:jc w:val="right"/>
          <w:rPr/>
        </w:pPr>
        <w:r>
          <w:rPr/>
          <w:fldChar w:fldCharType="begin"/>
        </w:r>
        <w:r>
          <w:rPr/>
          <w:instrText> PAGE </w:instrText>
        </w:r>
        <w:r>
          <w:rPr/>
          <w:fldChar w:fldCharType="separate"/>
        </w:r>
        <w:r>
          <w:rPr/>
          <w:t>30</w:t>
        </w:r>
        <w:r>
          <w:rPr/>
          <w:fldChar w:fldCharType="end"/>
        </w:r>
      </w:p>
      <w:p>
        <w:pPr>
          <w:pStyle w:val="Cabealho"/>
          <w:ind w:hanging="0"/>
          <w:rPr/>
        </w:pPr>
        <w:r>
          <w:rPr/>
        </w:r>
      </w:p>
    </w:sdtContent>
  </w:sdt>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63960291"/>
    </w:sdtPr>
    <w:sdtContent>
      <w:p>
        <w:pPr>
          <w:pStyle w:val="Cabealho"/>
          <w:jc w:val="right"/>
          <w:rPr/>
        </w:pPr>
        <w:r>
          <w:rPr/>
          <w:fldChar w:fldCharType="begin"/>
        </w:r>
        <w:r>
          <w:rPr/>
          <w:instrText> PAGE </w:instrText>
        </w:r>
        <w:r>
          <w:rPr/>
          <w:fldChar w:fldCharType="separate"/>
        </w:r>
        <w:r>
          <w:rPr/>
          <w:t>48</w:t>
        </w:r>
        <w:r>
          <w:rPr/>
          <w:fldChar w:fldCharType="end"/>
        </w:r>
      </w:p>
      <w:p>
        <w:pPr>
          <w:pStyle w:val="Cabealho"/>
          <w:ind w:hanging="0"/>
          <w:rPr/>
        </w:pPr>
        <w:r>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trackRevisions/>
  <w:defaultTabStop w:val="708"/>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0"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63753"/>
    <w:pPr>
      <w:widowControl/>
      <w:bidi w:val="0"/>
      <w:spacing w:lineRule="auto" w:line="240" w:before="0" w:after="0"/>
      <w:jc w:val="both"/>
    </w:pPr>
    <w:rPr>
      <w:rFonts w:ascii="Arial" w:hAnsi="Arial" w:eastAsia="Calibri" w:cs="" w:cstheme="minorBidi" w:eastAsiaTheme="minorHAnsi"/>
      <w:color w:val="auto"/>
      <w:kern w:val="0"/>
      <w:sz w:val="24"/>
      <w:szCs w:val="22"/>
      <w:lang w:val="pt-BR" w:eastAsia="en-US" w:bidi="ar-SA"/>
    </w:rPr>
  </w:style>
  <w:style w:type="paragraph" w:styleId="Ttulo1">
    <w:name w:val="Heading 1"/>
    <w:basedOn w:val="Normal"/>
    <w:next w:val="Normal"/>
    <w:link w:val="Ttulo1Char"/>
    <w:uiPriority w:val="9"/>
    <w:qFormat/>
    <w:rsid w:val="0053060a"/>
    <w:pPr>
      <w:keepNext w:val="true"/>
      <w:keepLines/>
      <w:numPr>
        <w:ilvl w:val="0"/>
        <w:numId w:val="1"/>
      </w:numPr>
      <w:tabs>
        <w:tab w:val="left" w:pos="284" w:leader="none"/>
      </w:tabs>
      <w:spacing w:lineRule="auto" w:line="360"/>
      <w:outlineLvl w:val="0"/>
    </w:pPr>
    <w:rPr>
      <w:rFonts w:eastAsia="" w:cs="" w:cstheme="majorBidi" w:eastAsiaTheme="majorEastAsia"/>
      <w:b/>
      <w:caps/>
      <w:szCs w:val="32"/>
    </w:rPr>
  </w:style>
  <w:style w:type="paragraph" w:styleId="Ttulo2">
    <w:name w:val="Heading 2"/>
    <w:basedOn w:val="Normal"/>
    <w:next w:val="Normal"/>
    <w:link w:val="Ttulo2Char"/>
    <w:uiPriority w:val="9"/>
    <w:unhideWhenUsed/>
    <w:qFormat/>
    <w:rsid w:val="0053060a"/>
    <w:pPr>
      <w:keepNext w:val="true"/>
      <w:keepLines/>
      <w:numPr>
        <w:ilvl w:val="1"/>
        <w:numId w:val="1"/>
      </w:numPr>
      <w:tabs>
        <w:tab w:val="left" w:pos="426" w:leader="none"/>
      </w:tabs>
      <w:spacing w:lineRule="auto" w:line="360"/>
      <w:ind w:left="0" w:hanging="0"/>
      <w:outlineLvl w:val="1"/>
    </w:pPr>
    <w:rPr>
      <w:rFonts w:eastAsia="" w:cs="" w:cstheme="majorBidi" w:eastAsiaTheme="majorEastAsia"/>
      <w:caps/>
      <w:szCs w:val="26"/>
    </w:rPr>
  </w:style>
  <w:style w:type="paragraph" w:styleId="Ttulo3">
    <w:name w:val="Heading 3"/>
    <w:basedOn w:val="Normal"/>
    <w:next w:val="Normal"/>
    <w:link w:val="Ttulo3Char"/>
    <w:uiPriority w:val="9"/>
    <w:unhideWhenUsed/>
    <w:qFormat/>
    <w:rsid w:val="00461ce7"/>
    <w:pPr>
      <w:keepNext w:val="true"/>
      <w:keepLines/>
      <w:numPr>
        <w:ilvl w:val="2"/>
        <w:numId w:val="1"/>
      </w:numPr>
      <w:spacing w:lineRule="auto" w:line="360"/>
      <w:ind w:left="0" w:hanging="0"/>
      <w:outlineLvl w:val="2"/>
    </w:pPr>
    <w:rPr>
      <w:rFonts w:eastAsia="" w:cs="" w:cstheme="majorBidi" w:eastAsiaTheme="majorEastAsia"/>
      <w:color w:val="000000" w:themeColor="text1"/>
      <w:szCs w:val="24"/>
    </w:rPr>
  </w:style>
  <w:style w:type="paragraph" w:styleId="Ttulo4">
    <w:name w:val="Heading 4"/>
    <w:basedOn w:val="Normal"/>
    <w:next w:val="Normal"/>
    <w:link w:val="Ttulo4Char"/>
    <w:uiPriority w:val="9"/>
    <w:semiHidden/>
    <w:unhideWhenUsed/>
    <w:qFormat/>
    <w:rsid w:val="002f3fb7"/>
    <w:pPr>
      <w:keepNext w:val="true"/>
      <w:keepLines/>
      <w:numPr>
        <w:ilvl w:val="3"/>
        <w:numId w:val="1"/>
      </w:numPr>
      <w:spacing w:before="40" w:after="0"/>
      <w:outlineLvl w:val="3"/>
    </w:pPr>
    <w:rPr>
      <w:rFonts w:ascii="Cambria" w:hAnsi="Cambria" w:eastAsia="" w:cs="" w:asciiTheme="majorHAnsi" w:cstheme="majorBidi" w:eastAsiaTheme="majorEastAsia" w:hAnsiTheme="majorHAnsi"/>
      <w:i/>
      <w:iCs/>
      <w:color w:val="365F91" w:themeColor="accent1" w:themeShade="bf"/>
    </w:rPr>
  </w:style>
  <w:style w:type="paragraph" w:styleId="Ttulo5">
    <w:name w:val="Heading 5"/>
    <w:basedOn w:val="Normal"/>
    <w:next w:val="Normal"/>
    <w:link w:val="Ttulo5Char"/>
    <w:uiPriority w:val="9"/>
    <w:semiHidden/>
    <w:unhideWhenUsed/>
    <w:qFormat/>
    <w:rsid w:val="002f3fb7"/>
    <w:pPr>
      <w:keepNext w:val="true"/>
      <w:keepLines/>
      <w:numPr>
        <w:ilvl w:val="4"/>
        <w:numId w:val="1"/>
      </w:numPr>
      <w:spacing w:before="40" w:after="0"/>
      <w:outlineLvl w:val="4"/>
    </w:pPr>
    <w:rPr>
      <w:rFonts w:ascii="Cambria" w:hAnsi="Cambria" w:eastAsia="" w:cs="" w:asciiTheme="majorHAnsi" w:cstheme="majorBidi" w:eastAsiaTheme="majorEastAsia" w:hAnsiTheme="majorHAnsi"/>
      <w:color w:val="365F91" w:themeColor="accent1" w:themeShade="bf"/>
    </w:rPr>
  </w:style>
  <w:style w:type="paragraph" w:styleId="Ttulo6">
    <w:name w:val="Heading 6"/>
    <w:basedOn w:val="Normal"/>
    <w:next w:val="Normal"/>
    <w:link w:val="Ttulo6Char"/>
    <w:uiPriority w:val="9"/>
    <w:semiHidden/>
    <w:unhideWhenUsed/>
    <w:qFormat/>
    <w:rsid w:val="002f3fb7"/>
    <w:pPr>
      <w:keepNext w:val="true"/>
      <w:keepLines/>
      <w:numPr>
        <w:ilvl w:val="5"/>
        <w:numId w:val="1"/>
      </w:numPr>
      <w:spacing w:before="40" w:after="0"/>
      <w:outlineLvl w:val="5"/>
    </w:pPr>
    <w:rPr>
      <w:rFonts w:ascii="Cambria" w:hAnsi="Cambria" w:eastAsia="" w:cs="" w:asciiTheme="majorHAnsi" w:cstheme="majorBidi" w:eastAsiaTheme="majorEastAsia" w:hAnsiTheme="majorHAnsi"/>
      <w:color w:val="243F60" w:themeColor="accent1" w:themeShade="7f"/>
    </w:rPr>
  </w:style>
  <w:style w:type="paragraph" w:styleId="Ttulo7">
    <w:name w:val="Heading 7"/>
    <w:basedOn w:val="Normal"/>
    <w:next w:val="Normal"/>
    <w:link w:val="Ttulo7Char"/>
    <w:uiPriority w:val="9"/>
    <w:semiHidden/>
    <w:unhideWhenUsed/>
    <w:qFormat/>
    <w:rsid w:val="002f3fb7"/>
    <w:pPr>
      <w:keepNext w:val="true"/>
      <w:keepLines/>
      <w:numPr>
        <w:ilvl w:val="6"/>
        <w:numId w:val="1"/>
      </w:numPr>
      <w:spacing w:before="40" w:after="0"/>
      <w:outlineLvl w:val="6"/>
    </w:pPr>
    <w:rPr>
      <w:rFonts w:ascii="Cambria" w:hAnsi="Cambria" w:eastAsia="" w:cs="" w:asciiTheme="majorHAnsi" w:cstheme="majorBidi" w:eastAsiaTheme="majorEastAsia" w:hAnsiTheme="majorHAnsi"/>
      <w:i/>
      <w:iCs/>
      <w:color w:val="243F60" w:themeColor="accent1" w:themeShade="7f"/>
    </w:rPr>
  </w:style>
  <w:style w:type="paragraph" w:styleId="Ttulo8">
    <w:name w:val="Heading 8"/>
    <w:basedOn w:val="Normal"/>
    <w:next w:val="Normal"/>
    <w:link w:val="Ttulo8Char"/>
    <w:uiPriority w:val="9"/>
    <w:semiHidden/>
    <w:unhideWhenUsed/>
    <w:qFormat/>
    <w:rsid w:val="002f3fb7"/>
    <w:pPr>
      <w:keepNext w:val="true"/>
      <w:keepLines/>
      <w:numPr>
        <w:ilvl w:val="7"/>
        <w:numId w:val="1"/>
      </w:numPr>
      <w:spacing w:before="40" w:after="0"/>
      <w:outlineLvl w:val="7"/>
    </w:pPr>
    <w:rPr>
      <w:rFonts w:ascii="Cambria" w:hAnsi="Cambria"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Ttulo9Char"/>
    <w:uiPriority w:val="9"/>
    <w:semiHidden/>
    <w:unhideWhenUsed/>
    <w:qFormat/>
    <w:rsid w:val="002f3fb7"/>
    <w:pPr>
      <w:keepNext w:val="true"/>
      <w:keepLines/>
      <w:numPr>
        <w:ilvl w:val="8"/>
        <w:numId w:val="1"/>
      </w:numPr>
      <w:spacing w:before="40" w:after="0"/>
      <w:outlineLvl w:val="8"/>
    </w:pPr>
    <w:rPr>
      <w:rFonts w:ascii="Cambria" w:hAnsi="Cambri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uiPriority w:val="9"/>
    <w:qFormat/>
    <w:rsid w:val="0053060a"/>
    <w:rPr>
      <w:rFonts w:ascii="Arial" w:hAnsi="Arial" w:eastAsia="" w:cs="" w:cstheme="majorBidi" w:eastAsiaTheme="majorEastAsia"/>
      <w:b/>
      <w:caps/>
      <w:sz w:val="24"/>
      <w:szCs w:val="32"/>
    </w:rPr>
  </w:style>
  <w:style w:type="character" w:styleId="Ttulo2Char" w:customStyle="1">
    <w:name w:val="Título 2 Char"/>
    <w:basedOn w:val="DefaultParagraphFont"/>
    <w:link w:val="Ttulo2"/>
    <w:uiPriority w:val="9"/>
    <w:qFormat/>
    <w:rsid w:val="0053060a"/>
    <w:rPr>
      <w:rFonts w:ascii="Arial" w:hAnsi="Arial" w:eastAsia="" w:cs="" w:cstheme="majorBidi" w:eastAsiaTheme="majorEastAsia"/>
      <w:caps/>
      <w:sz w:val="24"/>
      <w:szCs w:val="26"/>
    </w:rPr>
  </w:style>
  <w:style w:type="character" w:styleId="Ttulo3Char" w:customStyle="1">
    <w:name w:val="Título 3 Char"/>
    <w:basedOn w:val="DefaultParagraphFont"/>
    <w:link w:val="Ttulo3"/>
    <w:uiPriority w:val="9"/>
    <w:qFormat/>
    <w:rsid w:val="00461ce7"/>
    <w:rPr>
      <w:rFonts w:ascii="Arial" w:hAnsi="Arial" w:eastAsia="" w:cs="" w:cstheme="majorBidi" w:eastAsiaTheme="majorEastAsia"/>
      <w:color w:val="000000" w:themeColor="text1"/>
      <w:sz w:val="24"/>
      <w:szCs w:val="24"/>
    </w:rPr>
  </w:style>
  <w:style w:type="character" w:styleId="Ttulo4Char" w:customStyle="1">
    <w:name w:val="Título 4 Char"/>
    <w:basedOn w:val="DefaultParagraphFont"/>
    <w:link w:val="Ttulo4"/>
    <w:uiPriority w:val="9"/>
    <w:semiHidden/>
    <w:qFormat/>
    <w:rsid w:val="002f3fb7"/>
    <w:rPr>
      <w:rFonts w:ascii="Cambria" w:hAnsi="Cambria" w:eastAsia="" w:cs="" w:asciiTheme="majorHAnsi" w:cstheme="majorBidi" w:eastAsiaTheme="majorEastAsia" w:hAnsiTheme="majorHAnsi"/>
      <w:i/>
      <w:iCs/>
      <w:color w:val="365F91" w:themeColor="accent1" w:themeShade="bf"/>
    </w:rPr>
  </w:style>
  <w:style w:type="character" w:styleId="Ttulo5Char" w:customStyle="1">
    <w:name w:val="Título 5 Char"/>
    <w:basedOn w:val="DefaultParagraphFont"/>
    <w:link w:val="Ttulo5"/>
    <w:uiPriority w:val="9"/>
    <w:semiHidden/>
    <w:qFormat/>
    <w:rsid w:val="002f3fb7"/>
    <w:rPr>
      <w:rFonts w:ascii="Cambria" w:hAnsi="Cambria" w:eastAsia="" w:cs="" w:asciiTheme="majorHAnsi" w:cstheme="majorBidi" w:eastAsiaTheme="majorEastAsia" w:hAnsiTheme="majorHAnsi"/>
      <w:color w:val="365F91" w:themeColor="accent1" w:themeShade="bf"/>
    </w:rPr>
  </w:style>
  <w:style w:type="character" w:styleId="Ttulo6Char" w:customStyle="1">
    <w:name w:val="Título 6 Char"/>
    <w:basedOn w:val="DefaultParagraphFont"/>
    <w:link w:val="Ttulo6"/>
    <w:uiPriority w:val="9"/>
    <w:semiHidden/>
    <w:qFormat/>
    <w:rsid w:val="002f3fb7"/>
    <w:rPr>
      <w:rFonts w:ascii="Cambria" w:hAnsi="Cambria" w:eastAsia="" w:cs="" w:asciiTheme="majorHAnsi" w:cstheme="majorBidi" w:eastAsiaTheme="majorEastAsia" w:hAnsiTheme="majorHAnsi"/>
      <w:color w:val="243F60" w:themeColor="accent1" w:themeShade="7f"/>
    </w:rPr>
  </w:style>
  <w:style w:type="character" w:styleId="Ttulo7Char" w:customStyle="1">
    <w:name w:val="Título 7 Char"/>
    <w:basedOn w:val="DefaultParagraphFont"/>
    <w:link w:val="Ttulo7"/>
    <w:uiPriority w:val="9"/>
    <w:semiHidden/>
    <w:qFormat/>
    <w:rsid w:val="002f3fb7"/>
    <w:rPr>
      <w:rFonts w:ascii="Cambria" w:hAnsi="Cambria" w:eastAsia="" w:cs="" w:asciiTheme="majorHAnsi" w:cstheme="majorBidi" w:eastAsiaTheme="majorEastAsia" w:hAnsiTheme="majorHAnsi"/>
      <w:i/>
      <w:iCs/>
      <w:color w:val="243F60" w:themeColor="accent1" w:themeShade="7f"/>
    </w:rPr>
  </w:style>
  <w:style w:type="character" w:styleId="Ttulo8Char" w:customStyle="1">
    <w:name w:val="Título 8 Char"/>
    <w:basedOn w:val="DefaultParagraphFont"/>
    <w:link w:val="Ttulo8"/>
    <w:uiPriority w:val="9"/>
    <w:semiHidden/>
    <w:qFormat/>
    <w:rsid w:val="002f3fb7"/>
    <w:rPr>
      <w:rFonts w:ascii="Cambria" w:hAnsi="Cambria" w:eastAsia="" w:cs="" w:asciiTheme="majorHAnsi" w:cstheme="majorBidi" w:eastAsiaTheme="majorEastAsia" w:hAnsiTheme="majorHAnsi"/>
      <w:color w:val="272727" w:themeColor="text1" w:themeTint="d8"/>
      <w:sz w:val="21"/>
      <w:szCs w:val="21"/>
    </w:rPr>
  </w:style>
  <w:style w:type="character" w:styleId="Ttulo9Char" w:customStyle="1">
    <w:name w:val="Título 9 Char"/>
    <w:basedOn w:val="DefaultParagraphFont"/>
    <w:link w:val="Ttulo9"/>
    <w:uiPriority w:val="9"/>
    <w:semiHidden/>
    <w:qFormat/>
    <w:rsid w:val="002f3fb7"/>
    <w:rPr>
      <w:rFonts w:ascii="Cambria" w:hAnsi="Cambria" w:eastAsia="" w:cs="" w:asciiTheme="majorHAnsi" w:cstheme="majorBidi" w:eastAsiaTheme="majorEastAsia" w:hAnsiTheme="majorHAnsi"/>
      <w:i/>
      <w:iCs/>
      <w:color w:val="272727" w:themeColor="text1" w:themeTint="d8"/>
      <w:sz w:val="21"/>
      <w:szCs w:val="21"/>
    </w:rPr>
  </w:style>
  <w:style w:type="character" w:styleId="LinkdaInternet">
    <w:name w:val="Link da Internet"/>
    <w:uiPriority w:val="99"/>
    <w:rsid w:val="00d626d5"/>
    <w:rPr>
      <w:color w:val="0000FF"/>
      <w:u w:val="single"/>
    </w:rPr>
  </w:style>
  <w:style w:type="character" w:styleId="Strong">
    <w:name w:val="Strong"/>
    <w:qFormat/>
    <w:rsid w:val="00d626d5"/>
    <w:rPr/>
  </w:style>
  <w:style w:type="character" w:styleId="CabealhoChar" w:customStyle="1">
    <w:name w:val="Cabeçalho Char"/>
    <w:basedOn w:val="DefaultParagraphFont"/>
    <w:link w:val="Cabealho"/>
    <w:uiPriority w:val="99"/>
    <w:qFormat/>
    <w:rsid w:val="00d626d5"/>
    <w:rPr>
      <w:rFonts w:ascii="Arial" w:hAnsi="Arial" w:eastAsia="Calibri" w:cs="Arial"/>
      <w:sz w:val="24"/>
      <w:lang w:eastAsia="zh-CN"/>
    </w:rPr>
  </w:style>
  <w:style w:type="character" w:styleId="Annotationreference">
    <w:name w:val="annotation reference"/>
    <w:basedOn w:val="DefaultParagraphFont"/>
    <w:uiPriority w:val="99"/>
    <w:semiHidden/>
    <w:unhideWhenUsed/>
    <w:qFormat/>
    <w:rsid w:val="00d626d5"/>
    <w:rPr>
      <w:sz w:val="16"/>
      <w:szCs w:val="16"/>
    </w:rPr>
  </w:style>
  <w:style w:type="character" w:styleId="TextodecomentrioChar" w:customStyle="1">
    <w:name w:val="Texto de comentário Char"/>
    <w:basedOn w:val="DefaultParagraphFont"/>
    <w:link w:val="Textodecomentrio"/>
    <w:uiPriority w:val="99"/>
    <w:semiHidden/>
    <w:qFormat/>
    <w:rsid w:val="00d626d5"/>
    <w:rPr>
      <w:rFonts w:ascii="Arial" w:hAnsi="Arial"/>
      <w:sz w:val="20"/>
      <w:szCs w:val="20"/>
    </w:rPr>
  </w:style>
  <w:style w:type="character" w:styleId="AssuntodocomentrioChar" w:customStyle="1">
    <w:name w:val="Assunto do comentário Char"/>
    <w:basedOn w:val="TextodecomentrioChar"/>
    <w:link w:val="Assuntodocomentrio"/>
    <w:uiPriority w:val="99"/>
    <w:semiHidden/>
    <w:qFormat/>
    <w:rsid w:val="00d626d5"/>
    <w:rPr>
      <w:rFonts w:ascii="Arial" w:hAnsi="Arial"/>
      <w:b/>
      <w:bCs/>
      <w:sz w:val="20"/>
      <w:szCs w:val="20"/>
    </w:rPr>
  </w:style>
  <w:style w:type="character" w:styleId="TextodebaloChar" w:customStyle="1">
    <w:name w:val="Texto de balão Char"/>
    <w:basedOn w:val="DefaultParagraphFont"/>
    <w:link w:val="Textodebalo"/>
    <w:uiPriority w:val="99"/>
    <w:semiHidden/>
    <w:qFormat/>
    <w:rsid w:val="00d626d5"/>
    <w:rPr>
      <w:rFonts w:ascii="Segoe UI" w:hAnsi="Segoe UI" w:cs="Segoe UI"/>
      <w:sz w:val="18"/>
      <w:szCs w:val="18"/>
    </w:rPr>
  </w:style>
  <w:style w:type="character" w:styleId="RodapChar" w:customStyle="1">
    <w:name w:val="Rodapé Char"/>
    <w:basedOn w:val="DefaultParagraphFont"/>
    <w:link w:val="Rodap"/>
    <w:uiPriority w:val="99"/>
    <w:qFormat/>
    <w:rsid w:val="001f1028"/>
    <w:rPr>
      <w:rFonts w:ascii="Arial" w:hAnsi="Arial"/>
      <w:sz w:val="24"/>
    </w:rPr>
  </w:style>
  <w:style w:type="character" w:styleId="LegendaChar" w:customStyle="1">
    <w:name w:val="Legenda Char"/>
    <w:basedOn w:val="DefaultParagraphFont"/>
    <w:link w:val="Legenda"/>
    <w:uiPriority w:val="35"/>
    <w:qFormat/>
    <w:rsid w:val="002035c2"/>
    <w:rPr>
      <w:rFonts w:ascii="Arial" w:hAnsi="Arial"/>
      <w:iCs/>
      <w:caps/>
      <w:sz w:val="20"/>
      <w:szCs w:val="18"/>
    </w:rPr>
  </w:style>
  <w:style w:type="character" w:styleId="LegendadeQuadroChar" w:customStyle="1">
    <w:name w:val="Legenda de Quadro Char"/>
    <w:basedOn w:val="LegendaChar"/>
    <w:link w:val="LegendadeQuadro"/>
    <w:qFormat/>
    <w:rsid w:val="00384a8d"/>
    <w:rPr>
      <w:rFonts w:ascii="Arial" w:hAnsi="Arial"/>
      <w:iCs/>
      <w:caps/>
      <w:sz w:val="20"/>
      <w:szCs w:val="18"/>
    </w:rPr>
  </w:style>
  <w:style w:type="character" w:styleId="FonteChar" w:customStyle="1">
    <w:name w:val="Fonte Char"/>
    <w:basedOn w:val="DefaultParagraphFont"/>
    <w:link w:val="Fonte"/>
    <w:qFormat/>
    <w:rsid w:val="007e478f"/>
    <w:rPr>
      <w:rFonts w:ascii="Arial" w:hAnsi="Arial"/>
      <w:caps/>
      <w:sz w:val="20"/>
    </w:rPr>
  </w:style>
  <w:style w:type="character" w:styleId="MapadoDocumentoChar" w:customStyle="1">
    <w:name w:val="Mapa do Documento Char"/>
    <w:basedOn w:val="DefaultParagraphFont"/>
    <w:link w:val="MapadoDocumento"/>
    <w:uiPriority w:val="99"/>
    <w:semiHidden/>
    <w:qFormat/>
    <w:rsid w:val="004c00f8"/>
    <w:rPr>
      <w:rFonts w:ascii="Tahoma" w:hAnsi="Tahoma" w:cs="Tahoma"/>
      <w:sz w:val="16"/>
      <w:szCs w:val="16"/>
    </w:rPr>
  </w:style>
  <w:style w:type="character" w:styleId="CitaoChar" w:customStyle="1">
    <w:name w:val="Citação Char"/>
    <w:basedOn w:val="DefaultParagraphFont"/>
    <w:link w:val="Citao"/>
    <w:uiPriority w:val="29"/>
    <w:qFormat/>
    <w:rsid w:val="007e1fa7"/>
    <w:rPr>
      <w:rFonts w:ascii="Arial" w:hAnsi="Arial"/>
      <w:i/>
      <w:iCs/>
      <w:color w:val="000000" w:themeColor="text1"/>
      <w:sz w:val="24"/>
    </w:rPr>
  </w:style>
  <w:style w:type="character" w:styleId="ListLabel1">
    <w:name w:val="ListLabel 1"/>
    <w:qFormat/>
    <w:rPr>
      <w:rFonts w:cs="Symbol"/>
      <w:sz w:val="24"/>
      <w:szCs w:val="22"/>
    </w:rPr>
  </w:style>
  <w:style w:type="character" w:styleId="ListLabel2">
    <w:name w:val="ListLabel 2"/>
    <w:qFormat/>
    <w:rPr>
      <w:rFonts w:cs="Symbol"/>
      <w:color w:val="1D2021"/>
      <w:sz w:val="24"/>
      <w:szCs w:val="22"/>
    </w:rPr>
  </w:style>
  <w:style w:type="character" w:styleId="Vnculodendice">
    <w:name w:val="Vínculo de índice"/>
    <w:qFormat/>
    <w:rPr/>
  </w:style>
  <w:style w:type="paragraph" w:styleId="Ttulo">
    <w:name w:val="Título"/>
    <w:basedOn w:val="Normal"/>
    <w:next w:val="Corpodetexto"/>
    <w:qFormat/>
    <w:pPr>
      <w:keepNext w:val="true"/>
      <w:spacing w:before="240" w:after="120"/>
    </w:pPr>
    <w:rPr>
      <w:rFonts w:ascii="Liberation Sans" w:hAnsi="Liberation Sans" w:eastAsia="WenQuanYi Micro Hei"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970860"/>
    <w:pPr>
      <w:spacing w:lineRule="auto" w:line="360" w:before="0" w:after="0"/>
      <w:ind w:firstLine="851"/>
      <w:contextualSpacing/>
    </w:pPr>
    <w:rPr>
      <w:color w:val="000000" w:themeColor="text1"/>
    </w:rPr>
  </w:style>
  <w:style w:type="paragraph" w:styleId="Ttulo21" w:customStyle="1">
    <w:name w:val="Título2"/>
    <w:basedOn w:val="Normal"/>
    <w:next w:val="Normal"/>
    <w:qFormat/>
    <w:rsid w:val="00d626d5"/>
    <w:pPr>
      <w:suppressAutoHyphens w:val="true"/>
      <w:spacing w:lineRule="auto" w:line="360" w:before="240" w:after="60"/>
      <w:ind w:firstLine="851"/>
      <w:jc w:val="center"/>
    </w:pPr>
    <w:rPr>
      <w:rFonts w:ascii="Calibri Light" w:hAnsi="Calibri Light" w:eastAsia="Times New Roman" w:cs="Times New Roman"/>
      <w:b/>
      <w:bCs/>
      <w:kern w:val="2"/>
      <w:sz w:val="32"/>
      <w:szCs w:val="32"/>
      <w:lang w:eastAsia="zh-CN"/>
    </w:rPr>
  </w:style>
  <w:style w:type="paragraph" w:styleId="Sumrio1">
    <w:name w:val="TOC 1"/>
    <w:basedOn w:val="Normal"/>
    <w:next w:val="Normal"/>
    <w:uiPriority w:val="39"/>
    <w:rsid w:val="004d75ca"/>
    <w:pPr>
      <w:suppressAutoHyphens w:val="true"/>
      <w:jc w:val="left"/>
    </w:pPr>
    <w:rPr>
      <w:rFonts w:eastAsia="Calibri" w:cs="Arial"/>
      <w:b/>
      <w:caps/>
      <w:color w:val="000000"/>
      <w:lang w:eastAsia="zh-CN"/>
    </w:rPr>
  </w:style>
  <w:style w:type="paragraph" w:styleId="Sumrio3">
    <w:name w:val="TOC 3"/>
    <w:basedOn w:val="Normal"/>
    <w:next w:val="Normal"/>
    <w:uiPriority w:val="39"/>
    <w:rsid w:val="004d75ca"/>
    <w:pPr>
      <w:jc w:val="left"/>
    </w:pPr>
    <w:rPr>
      <w:rFonts w:eastAsia="Times New Roman" w:cs="Times New Roman"/>
      <w:lang w:eastAsia="zh-CN"/>
    </w:rPr>
  </w:style>
  <w:style w:type="paragraph" w:styleId="Cabealho">
    <w:name w:val="Header"/>
    <w:basedOn w:val="Normal"/>
    <w:link w:val="CabealhoChar"/>
    <w:uiPriority w:val="99"/>
    <w:rsid w:val="00d626d5"/>
    <w:pPr>
      <w:tabs>
        <w:tab w:val="center" w:pos="4252" w:leader="none"/>
        <w:tab w:val="right" w:pos="8504" w:leader="none"/>
      </w:tabs>
      <w:suppressAutoHyphens w:val="true"/>
      <w:spacing w:lineRule="auto" w:line="360"/>
      <w:ind w:firstLine="851"/>
    </w:pPr>
    <w:rPr>
      <w:rFonts w:eastAsia="Calibri" w:cs="Arial"/>
      <w:lang w:eastAsia="zh-CN"/>
    </w:rPr>
  </w:style>
  <w:style w:type="paragraph" w:styleId="Tableoffigures">
    <w:name w:val="table of figures"/>
    <w:basedOn w:val="Normal"/>
    <w:next w:val="Normal"/>
    <w:uiPriority w:val="99"/>
    <w:unhideWhenUsed/>
    <w:qFormat/>
    <w:rsid w:val="00963e68"/>
    <w:pPr>
      <w:suppressAutoHyphens w:val="true"/>
    </w:pPr>
    <w:rPr>
      <w:rFonts w:eastAsia="Calibri" w:cs="Arial"/>
      <w:lang w:eastAsia="zh-CN"/>
    </w:rPr>
  </w:style>
  <w:style w:type="paragraph" w:styleId="Annotationtext">
    <w:name w:val="annotation text"/>
    <w:basedOn w:val="Normal"/>
    <w:link w:val="TextodecomentrioChar"/>
    <w:uiPriority w:val="99"/>
    <w:semiHidden/>
    <w:unhideWhenUsed/>
    <w:qFormat/>
    <w:rsid w:val="00d626d5"/>
    <w:pPr/>
    <w:rPr>
      <w:sz w:val="20"/>
      <w:szCs w:val="20"/>
    </w:rPr>
  </w:style>
  <w:style w:type="paragraph" w:styleId="Annotationsubject">
    <w:name w:val="annotation subject"/>
    <w:basedOn w:val="Annotationtext"/>
    <w:link w:val="AssuntodocomentrioChar"/>
    <w:uiPriority w:val="99"/>
    <w:semiHidden/>
    <w:unhideWhenUsed/>
    <w:qFormat/>
    <w:rsid w:val="00d626d5"/>
    <w:pPr/>
    <w:rPr>
      <w:b/>
      <w:bCs/>
    </w:rPr>
  </w:style>
  <w:style w:type="paragraph" w:styleId="BalloonText">
    <w:name w:val="Balloon Text"/>
    <w:basedOn w:val="Normal"/>
    <w:link w:val="TextodebaloChar"/>
    <w:uiPriority w:val="99"/>
    <w:semiHidden/>
    <w:unhideWhenUsed/>
    <w:qFormat/>
    <w:rsid w:val="00d626d5"/>
    <w:pPr/>
    <w:rPr>
      <w:rFonts w:ascii="Segoe UI" w:hAnsi="Segoe UI" w:cs="Segoe UI"/>
      <w:sz w:val="18"/>
      <w:szCs w:val="18"/>
    </w:rPr>
  </w:style>
  <w:style w:type="paragraph" w:styleId="Sumrio2">
    <w:name w:val="TOC 2"/>
    <w:basedOn w:val="Normal"/>
    <w:next w:val="Normal"/>
    <w:autoRedefine/>
    <w:uiPriority w:val="39"/>
    <w:unhideWhenUsed/>
    <w:rsid w:val="004d75ca"/>
    <w:pPr/>
    <w:rPr>
      <w:caps/>
    </w:rPr>
  </w:style>
  <w:style w:type="paragraph" w:styleId="Rodap">
    <w:name w:val="Footer"/>
    <w:basedOn w:val="Normal"/>
    <w:link w:val="RodapChar"/>
    <w:uiPriority w:val="99"/>
    <w:unhideWhenUsed/>
    <w:rsid w:val="001f1028"/>
    <w:pPr>
      <w:tabs>
        <w:tab w:val="center" w:pos="4252" w:leader="none"/>
        <w:tab w:val="right" w:pos="8504" w:leader="none"/>
      </w:tabs>
    </w:pPr>
    <w:rPr/>
  </w:style>
  <w:style w:type="paragraph" w:styleId="Standard" w:customStyle="1">
    <w:name w:val="Standard"/>
    <w:qFormat/>
    <w:rsid w:val="00723422"/>
    <w:pPr>
      <w:widowControl/>
      <w:suppressAutoHyphens w:val="true"/>
      <w:bidi w:val="0"/>
      <w:spacing w:lineRule="auto" w:line="276" w:before="0" w:after="0"/>
      <w:jc w:val="left"/>
      <w:textAlignment w:val="baseline"/>
    </w:pPr>
    <w:rPr>
      <w:rFonts w:ascii="Arial" w:hAnsi="Arial" w:eastAsia="Arial" w:cs="Arial"/>
      <w:color w:val="000000"/>
      <w:kern w:val="2"/>
      <w:sz w:val="24"/>
      <w:szCs w:val="22"/>
      <w:lang w:val="en-US" w:eastAsia="zh-CN" w:bidi="hi-IN"/>
    </w:rPr>
  </w:style>
  <w:style w:type="paragraph" w:styleId="Caption">
    <w:name w:val="caption"/>
    <w:basedOn w:val="Normal"/>
    <w:next w:val="Normal"/>
    <w:link w:val="LegendaChar"/>
    <w:uiPriority w:val="35"/>
    <w:unhideWhenUsed/>
    <w:qFormat/>
    <w:rsid w:val="002035c2"/>
    <w:pPr>
      <w:spacing w:before="0" w:after="200"/>
      <w:jc w:val="left"/>
    </w:pPr>
    <w:rPr>
      <w:iCs/>
      <w:caps/>
      <w:sz w:val="20"/>
      <w:szCs w:val="18"/>
    </w:rPr>
  </w:style>
  <w:style w:type="paragraph" w:styleId="LegendadeQuadro" w:customStyle="1">
    <w:name w:val="Legenda de Quadro"/>
    <w:basedOn w:val="Caption"/>
    <w:link w:val="LegendadeQuadroChar"/>
    <w:qFormat/>
    <w:rsid w:val="00384a8d"/>
    <w:pPr>
      <w:keepNext w:val="true"/>
      <w:spacing w:before="0" w:after="0"/>
      <w:jc w:val="center"/>
    </w:pPr>
    <w:rPr/>
  </w:style>
  <w:style w:type="paragraph" w:styleId="Fonte" w:customStyle="1">
    <w:name w:val="Fonte"/>
    <w:basedOn w:val="Normal"/>
    <w:link w:val="FonteChar"/>
    <w:qFormat/>
    <w:rsid w:val="007e478f"/>
    <w:pPr>
      <w:jc w:val="center"/>
    </w:pPr>
    <w:rPr>
      <w:caps/>
      <w:sz w:val="20"/>
    </w:rPr>
  </w:style>
  <w:style w:type="paragraph" w:styleId="Western" w:customStyle="1">
    <w:name w:val="western"/>
    <w:basedOn w:val="Normal"/>
    <w:qFormat/>
    <w:rsid w:val="00080e4d"/>
    <w:pPr>
      <w:spacing w:lineRule="auto" w:line="288" w:beforeAutospacing="1" w:after="142"/>
      <w:jc w:val="left"/>
    </w:pPr>
    <w:rPr>
      <w:rFonts w:eastAsia="Times New Roman" w:cs="Arial"/>
      <w:color w:val="000000"/>
      <w:sz w:val="22"/>
      <w:lang w:eastAsia="pt-BR"/>
    </w:rPr>
  </w:style>
  <w:style w:type="paragraph" w:styleId="NormalWeb">
    <w:name w:val="Normal (Web)"/>
    <w:basedOn w:val="Normal"/>
    <w:uiPriority w:val="99"/>
    <w:unhideWhenUsed/>
    <w:qFormat/>
    <w:rsid w:val="00f91cc1"/>
    <w:pPr>
      <w:spacing w:lineRule="auto" w:line="288" w:beforeAutospacing="1" w:after="142"/>
      <w:jc w:val="left"/>
    </w:pPr>
    <w:rPr>
      <w:rFonts w:ascii="Times New Roman" w:hAnsi="Times New Roman" w:eastAsia="Times New Roman" w:cs="Times New Roman"/>
      <w:color w:val="000000"/>
      <w:szCs w:val="24"/>
      <w:lang w:eastAsia="pt-BR"/>
    </w:rPr>
  </w:style>
  <w:style w:type="paragraph" w:styleId="NoSpacing">
    <w:name w:val="No Spacing"/>
    <w:uiPriority w:val="1"/>
    <w:qFormat/>
    <w:rsid w:val="00a3193b"/>
    <w:pPr>
      <w:widowControl/>
      <w:bidi w:val="0"/>
      <w:spacing w:lineRule="auto" w:line="240" w:before="0" w:after="0"/>
      <w:jc w:val="both"/>
    </w:pPr>
    <w:rPr>
      <w:rFonts w:ascii="Arial" w:hAnsi="Arial" w:eastAsia="Calibri" w:cs="" w:cstheme="minorBidi" w:eastAsiaTheme="minorHAnsi"/>
      <w:color w:val="auto"/>
      <w:kern w:val="0"/>
      <w:sz w:val="24"/>
      <w:szCs w:val="22"/>
      <w:lang w:val="pt-BR" w:eastAsia="en-US" w:bidi="ar-SA"/>
    </w:rPr>
  </w:style>
  <w:style w:type="paragraph" w:styleId="DocumentMap">
    <w:name w:val="Document Map"/>
    <w:basedOn w:val="Normal"/>
    <w:link w:val="MapadoDocumentoChar"/>
    <w:uiPriority w:val="99"/>
    <w:semiHidden/>
    <w:unhideWhenUsed/>
    <w:qFormat/>
    <w:rsid w:val="004c00f8"/>
    <w:pPr/>
    <w:rPr>
      <w:rFonts w:ascii="Tahoma" w:hAnsi="Tahoma" w:cs="Tahoma"/>
      <w:sz w:val="16"/>
      <w:szCs w:val="16"/>
    </w:rPr>
  </w:style>
  <w:style w:type="paragraph" w:styleId="Quote">
    <w:name w:val="Quote"/>
    <w:basedOn w:val="Normal"/>
    <w:next w:val="Normal"/>
    <w:link w:val="CitaoChar"/>
    <w:uiPriority w:val="29"/>
    <w:qFormat/>
    <w:rsid w:val="007e1fa7"/>
    <w:pPr/>
    <w:rPr>
      <w:i/>
      <w:iCs/>
      <w:color w:val="000000" w:themeColor="text1"/>
    </w:rPr>
  </w:style>
  <w:style w:type="numbering" w:styleId="NoList" w:default="1">
    <w:name w:val="No List"/>
    <w:uiPriority w:val="99"/>
    <w:semiHidden/>
    <w:unhideWhenUsed/>
    <w:qFormat/>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3.xml"/><Relationship Id="rId10" Type="http://schemas.openxmlformats.org/officeDocument/2006/relationships/image" Target="media/image6.png"/><Relationship Id="rId11" Type="http://schemas.openxmlformats.org/officeDocument/2006/relationships/header" Target="header4.xml"/><Relationship Id="rId12" Type="http://schemas.openxmlformats.org/officeDocument/2006/relationships/image" Target="media/image7.png"/><Relationship Id="rId13" Type="http://schemas.openxmlformats.org/officeDocument/2006/relationships/header" Target="header5.xml"/><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header" Target="header6.xm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https://www.devmedia.com.br/orientacoes-basicas-na-elaboracao-de-um-diagrama-de-classes/37224" TargetMode="External"/><Relationship Id="rId36" Type="http://schemas.openxmlformats.org/officeDocument/2006/relationships/hyperlink" Target="" TargetMode="External"/><Relationship Id="rId37" Type="http://schemas.openxmlformats.org/officeDocument/2006/relationships/hyperlink" Target="http://www.macoratti.net/net_uml2.htm" TargetMode="External"/><Relationship Id="rId38" Type="http://schemas.openxmlformats.org/officeDocument/2006/relationships/hyperlink" Target="https://www.serasaexperian.com.br/amplie-seus-conhecimentos/blog/o-mercado-mobile-brasileiro-em-numeros" TargetMode="External"/><Relationship Id="rId39" Type="http://schemas.openxmlformats.org/officeDocument/2006/relationships/header" Target="header7.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9E821-D9C2-4A85-9969-0DDA0D5C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2348</TotalTime>
  <Application>LibreOffice/6.0.6.2$Linux_X86_64 LibreOffice_project/00m0$Build-2</Application>
  <Pages>48</Pages>
  <Words>4871</Words>
  <Characters>26224</Characters>
  <CharactersWithSpaces>30738</CharactersWithSpaces>
  <Paragraphs>380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2018-11-15T16:05:00Z</dcterms:created>
  <dc:creator>Marcela</dc:creator>
  <dc:description/>
  <dc:language>pt-BR</dc:language>
  <cp:lastModifiedBy/>
  <cp:lastPrinted>2019-06-11T20:50:00Z</cp:lastPrinted>
  <dcterms:modified xsi:type="dcterms:W3CDTF">2019-06-25T22:07:21Z</dcterms:modified>
  <cp:revision>196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